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D3113" w14:textId="77777777" w:rsidR="00963447" w:rsidRPr="00A10CFB" w:rsidRDefault="00963447" w:rsidP="00BB5248">
      <w:pPr>
        <w:spacing w:line="360" w:lineRule="auto"/>
        <w:jc w:val="center"/>
        <w:rPr>
          <w:rFonts w:ascii="Times New Roman" w:hAnsi="Times New Roman" w:cs="Times New Roman"/>
          <w:sz w:val="40"/>
          <w:szCs w:val="40"/>
        </w:rPr>
      </w:pPr>
      <w:r w:rsidRPr="00A10CFB">
        <w:rPr>
          <w:rFonts w:ascii="Times New Roman" w:eastAsiaTheme="majorEastAsia" w:hAnsi="Times New Roman" w:cs="Times New Roman"/>
          <w:b/>
          <w:bCs/>
          <w:spacing w:val="-10"/>
          <w:kern w:val="28"/>
          <w:sz w:val="40"/>
          <w:szCs w:val="40"/>
        </w:rPr>
        <w:t>JobiVerse: Creating a Smart and Digital Recruitment Ecosystem for Job Seekers and Employers</w:t>
      </w:r>
    </w:p>
    <w:p w14:paraId="1B306C43" w14:textId="77777777" w:rsidR="00963447" w:rsidRPr="00A10CFB" w:rsidRDefault="00963447" w:rsidP="00BB5248">
      <w:pPr>
        <w:spacing w:line="360" w:lineRule="auto"/>
        <w:rPr>
          <w:rFonts w:ascii="Times New Roman" w:hAnsi="Times New Roman" w:cs="Times New Roman"/>
        </w:rPr>
      </w:pPr>
    </w:p>
    <w:p w14:paraId="2BB60F52" w14:textId="77777777" w:rsidR="00963447" w:rsidRPr="00A10CFB" w:rsidRDefault="00963447" w:rsidP="00BB5248">
      <w:pPr>
        <w:spacing w:line="360" w:lineRule="auto"/>
        <w:jc w:val="center"/>
        <w:rPr>
          <w:rFonts w:ascii="Times New Roman" w:hAnsi="Times New Roman" w:cs="Times New Roman"/>
        </w:rPr>
      </w:pPr>
      <w:r w:rsidRPr="00A10CFB">
        <w:rPr>
          <w:rFonts w:ascii="Times New Roman" w:hAnsi="Times New Roman" w:cs="Times New Roman"/>
          <w:noProof/>
        </w:rPr>
        <w:drawing>
          <wp:inline distT="0" distB="0" distL="0" distR="0" wp14:anchorId="7292982E" wp14:editId="7CE51B56">
            <wp:extent cx="1744394" cy="1709524"/>
            <wp:effectExtent l="0" t="0" r="8255" b="5080"/>
            <wp:docPr id="6288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63478" cy="1728226"/>
                    </a:xfrm>
                    <a:prstGeom prst="rect">
                      <a:avLst/>
                    </a:prstGeom>
                    <a:noFill/>
                    <a:ln>
                      <a:noFill/>
                    </a:ln>
                  </pic:spPr>
                </pic:pic>
              </a:graphicData>
            </a:graphic>
          </wp:inline>
        </w:drawing>
      </w:r>
    </w:p>
    <w:p w14:paraId="0276937C" w14:textId="77777777" w:rsidR="00963447" w:rsidRPr="00A10CFB" w:rsidRDefault="00963447" w:rsidP="00BB5248">
      <w:pPr>
        <w:spacing w:line="360" w:lineRule="auto"/>
        <w:jc w:val="center"/>
        <w:rPr>
          <w:rFonts w:ascii="Times New Roman" w:hAnsi="Times New Roman" w:cs="Times New Roman"/>
        </w:rPr>
      </w:pPr>
    </w:p>
    <w:p w14:paraId="41B74EE1" w14:textId="280303D3" w:rsidR="00963447" w:rsidRPr="00A10CFB" w:rsidRDefault="00963447" w:rsidP="00BB5248">
      <w:pPr>
        <w:spacing w:line="360" w:lineRule="auto"/>
        <w:jc w:val="center"/>
        <w:rPr>
          <w:rFonts w:ascii="Times New Roman" w:hAnsi="Times New Roman" w:cs="Times New Roman"/>
          <w:b/>
          <w:bCs/>
          <w:sz w:val="32"/>
          <w:szCs w:val="32"/>
        </w:rPr>
      </w:pPr>
      <w:r w:rsidRPr="00A10CFB">
        <w:rPr>
          <w:rFonts w:ascii="Times New Roman" w:hAnsi="Times New Roman" w:cs="Times New Roman"/>
          <w:b/>
          <w:bCs/>
          <w:sz w:val="32"/>
          <w:szCs w:val="32"/>
        </w:rPr>
        <w:t>Authors: -</w:t>
      </w:r>
    </w:p>
    <w:p w14:paraId="3059E33C" w14:textId="77777777" w:rsidR="00963447" w:rsidRPr="00A10CFB" w:rsidRDefault="00963447" w:rsidP="00BB5248">
      <w:pPr>
        <w:spacing w:line="360" w:lineRule="auto"/>
        <w:jc w:val="center"/>
        <w:rPr>
          <w:rFonts w:ascii="Times New Roman" w:hAnsi="Times New Roman" w:cs="Times New Roman"/>
          <w:sz w:val="32"/>
          <w:szCs w:val="32"/>
        </w:rPr>
      </w:pPr>
      <w:r w:rsidRPr="00A10CFB">
        <w:rPr>
          <w:rFonts w:ascii="Times New Roman" w:hAnsi="Times New Roman" w:cs="Times New Roman"/>
          <w:sz w:val="32"/>
          <w:szCs w:val="32"/>
        </w:rPr>
        <w:t>Sara Ahmad Malik (21-CS-01)</w:t>
      </w:r>
    </w:p>
    <w:p w14:paraId="036F31F1" w14:textId="77777777" w:rsidR="00963447" w:rsidRPr="00A10CFB" w:rsidRDefault="00963447" w:rsidP="00BB5248">
      <w:pPr>
        <w:spacing w:line="360" w:lineRule="auto"/>
        <w:jc w:val="center"/>
        <w:rPr>
          <w:rFonts w:ascii="Times New Roman" w:hAnsi="Times New Roman" w:cs="Times New Roman"/>
          <w:sz w:val="32"/>
          <w:szCs w:val="32"/>
        </w:rPr>
      </w:pPr>
      <w:r w:rsidRPr="00A10CFB">
        <w:rPr>
          <w:rFonts w:ascii="Times New Roman" w:hAnsi="Times New Roman" w:cs="Times New Roman"/>
          <w:sz w:val="32"/>
          <w:szCs w:val="32"/>
        </w:rPr>
        <w:t>Areeba Nazim (21-CS-79)</w:t>
      </w:r>
    </w:p>
    <w:p w14:paraId="5BDBA66B" w14:textId="77777777" w:rsidR="00963447" w:rsidRPr="00A10CFB" w:rsidRDefault="00963447" w:rsidP="00BB5248">
      <w:pPr>
        <w:spacing w:line="360" w:lineRule="auto"/>
        <w:jc w:val="center"/>
        <w:rPr>
          <w:rFonts w:ascii="Times New Roman" w:hAnsi="Times New Roman" w:cs="Times New Roman"/>
          <w:sz w:val="32"/>
          <w:szCs w:val="32"/>
        </w:rPr>
      </w:pPr>
      <w:r w:rsidRPr="00A10CFB">
        <w:rPr>
          <w:rFonts w:ascii="Times New Roman" w:hAnsi="Times New Roman" w:cs="Times New Roman"/>
          <w:sz w:val="32"/>
          <w:szCs w:val="32"/>
        </w:rPr>
        <w:t>Memoona Basharat (21-CS-97)</w:t>
      </w:r>
    </w:p>
    <w:p w14:paraId="7849267B" w14:textId="2AF1A4A2" w:rsidR="00963447" w:rsidRPr="00A10CFB" w:rsidRDefault="00963447" w:rsidP="00BB5248">
      <w:pPr>
        <w:spacing w:line="360" w:lineRule="auto"/>
        <w:jc w:val="center"/>
        <w:rPr>
          <w:rFonts w:ascii="Times New Roman" w:hAnsi="Times New Roman" w:cs="Times New Roman"/>
          <w:b/>
          <w:bCs/>
          <w:sz w:val="32"/>
          <w:szCs w:val="32"/>
        </w:rPr>
      </w:pPr>
      <w:r w:rsidRPr="00A10CFB">
        <w:rPr>
          <w:rFonts w:ascii="Times New Roman" w:hAnsi="Times New Roman" w:cs="Times New Roman"/>
          <w:b/>
          <w:bCs/>
          <w:sz w:val="32"/>
          <w:szCs w:val="32"/>
        </w:rPr>
        <w:t>Supervised By:-</w:t>
      </w:r>
    </w:p>
    <w:p w14:paraId="725A512E" w14:textId="027D2326" w:rsidR="00963447" w:rsidRPr="00A10CFB" w:rsidRDefault="00963447" w:rsidP="00BB5248">
      <w:pPr>
        <w:spacing w:line="360" w:lineRule="auto"/>
        <w:jc w:val="center"/>
        <w:rPr>
          <w:rFonts w:ascii="Times New Roman" w:hAnsi="Times New Roman" w:cs="Times New Roman"/>
          <w:sz w:val="32"/>
          <w:szCs w:val="32"/>
        </w:rPr>
      </w:pPr>
      <w:r w:rsidRPr="00A10CFB">
        <w:rPr>
          <w:rFonts w:ascii="Times New Roman" w:hAnsi="Times New Roman" w:cs="Times New Roman"/>
          <w:sz w:val="32"/>
          <w:szCs w:val="32"/>
        </w:rPr>
        <w:t>Dr. Farrukh Zeeshan Khan</w:t>
      </w:r>
    </w:p>
    <w:p w14:paraId="148C35BC" w14:textId="77777777" w:rsidR="00963447" w:rsidRPr="00A10CFB" w:rsidRDefault="00963447" w:rsidP="00BB5248">
      <w:pPr>
        <w:spacing w:line="360" w:lineRule="auto"/>
        <w:rPr>
          <w:rFonts w:ascii="Times New Roman" w:hAnsi="Times New Roman" w:cs="Times New Roman"/>
          <w:b/>
          <w:bCs/>
          <w:sz w:val="32"/>
          <w:szCs w:val="32"/>
        </w:rPr>
      </w:pPr>
    </w:p>
    <w:p w14:paraId="61F61F1F" w14:textId="77777777" w:rsidR="00963447" w:rsidRPr="00A10CFB" w:rsidRDefault="00963447" w:rsidP="00BB5248">
      <w:pPr>
        <w:spacing w:line="360" w:lineRule="auto"/>
        <w:jc w:val="center"/>
        <w:rPr>
          <w:rFonts w:ascii="Times New Roman" w:hAnsi="Times New Roman" w:cs="Times New Roman"/>
          <w:b/>
          <w:bCs/>
          <w:sz w:val="36"/>
          <w:szCs w:val="36"/>
        </w:rPr>
      </w:pPr>
      <w:r w:rsidRPr="00A10CFB">
        <w:rPr>
          <w:rFonts w:ascii="Times New Roman" w:hAnsi="Times New Roman" w:cs="Times New Roman"/>
          <w:b/>
          <w:bCs/>
          <w:sz w:val="36"/>
          <w:szCs w:val="36"/>
        </w:rPr>
        <w:t>Department of Computer Science,</w:t>
      </w:r>
    </w:p>
    <w:p w14:paraId="3A14E073" w14:textId="77777777" w:rsidR="00963447" w:rsidRPr="00A10CFB" w:rsidRDefault="00963447" w:rsidP="00BB5248">
      <w:pPr>
        <w:spacing w:line="360" w:lineRule="auto"/>
        <w:jc w:val="center"/>
        <w:rPr>
          <w:rFonts w:ascii="Times New Roman" w:hAnsi="Times New Roman" w:cs="Times New Roman"/>
          <w:sz w:val="36"/>
          <w:szCs w:val="36"/>
        </w:rPr>
      </w:pPr>
      <w:r w:rsidRPr="00A10CFB">
        <w:rPr>
          <w:rFonts w:ascii="Times New Roman" w:hAnsi="Times New Roman" w:cs="Times New Roman"/>
          <w:sz w:val="36"/>
          <w:szCs w:val="36"/>
        </w:rPr>
        <w:t>University of Engineering &amp; Technology Taxila.</w:t>
      </w:r>
    </w:p>
    <w:p w14:paraId="74312B76" w14:textId="0516064A" w:rsidR="00963447" w:rsidRPr="00A10CFB" w:rsidRDefault="00FC2577" w:rsidP="00BB5248">
      <w:pPr>
        <w:spacing w:line="360" w:lineRule="auto"/>
        <w:jc w:val="center"/>
        <w:rPr>
          <w:rFonts w:ascii="Times New Roman" w:hAnsi="Times New Roman" w:cs="Times New Roman"/>
          <w:b/>
          <w:bCs/>
          <w:lang w:val="en-GB"/>
        </w:rPr>
      </w:pPr>
      <w:r w:rsidRPr="00A10CFB">
        <w:rPr>
          <w:rFonts w:ascii="Times New Roman" w:hAnsi="Times New Roman" w:cs="Times New Roman"/>
          <w:b/>
          <w:bCs/>
          <w:sz w:val="36"/>
          <w:szCs w:val="36"/>
        </w:rPr>
        <w:t>2025</w:t>
      </w:r>
      <w:r w:rsidR="00963447" w:rsidRPr="00A10CFB">
        <w:rPr>
          <w:rFonts w:ascii="Times New Roman" w:hAnsi="Times New Roman" w:cs="Times New Roman"/>
          <w:b/>
          <w:bCs/>
          <w:lang w:val="en-GB"/>
        </w:rPr>
        <w:br w:type="page"/>
      </w:r>
    </w:p>
    <w:p w14:paraId="2F26491A" w14:textId="77777777" w:rsidR="005B6456" w:rsidRPr="00A10CFB" w:rsidRDefault="005B6456" w:rsidP="00BB5248">
      <w:pPr>
        <w:spacing w:line="360" w:lineRule="auto"/>
        <w:jc w:val="center"/>
        <w:rPr>
          <w:rFonts w:ascii="Times New Roman" w:eastAsiaTheme="majorEastAsia" w:hAnsi="Times New Roman" w:cs="Times New Roman"/>
          <w:spacing w:val="-10"/>
          <w:kern w:val="28"/>
        </w:rPr>
        <w:sectPr w:rsidR="005B6456" w:rsidRPr="00A10CFB" w:rsidSect="00A164F3">
          <w:footerReference w:type="default" r:id="rId9"/>
          <w:pgSz w:w="12240" w:h="15840"/>
          <w:pgMar w:top="1440" w:right="1440" w:bottom="1440" w:left="1440" w:header="720" w:footer="720" w:gutter="0"/>
          <w:pgNumType w:fmt="lowerRoman"/>
          <w:cols w:space="720"/>
          <w:titlePg/>
          <w:docGrid w:linePitch="360"/>
        </w:sectPr>
      </w:pPr>
    </w:p>
    <w:p w14:paraId="3711A079" w14:textId="77777777" w:rsidR="00FC2577" w:rsidRPr="00A10CFB" w:rsidRDefault="00FC2577" w:rsidP="00BB5248">
      <w:pPr>
        <w:spacing w:line="360" w:lineRule="auto"/>
        <w:jc w:val="center"/>
        <w:rPr>
          <w:rFonts w:ascii="Times New Roman" w:hAnsi="Times New Roman" w:cs="Times New Roman"/>
        </w:rPr>
      </w:pPr>
      <w:r w:rsidRPr="00A10CFB">
        <w:rPr>
          <w:rFonts w:ascii="Times New Roman" w:eastAsiaTheme="majorEastAsia" w:hAnsi="Times New Roman" w:cs="Times New Roman"/>
          <w:spacing w:val="-10"/>
          <w:kern w:val="28"/>
        </w:rPr>
        <w:lastRenderedPageBreak/>
        <w:t>JobiVerse: Creating a Smart and Digital Recruitment Ecosystem for Job Seekers and Employers</w:t>
      </w:r>
    </w:p>
    <w:p w14:paraId="51810068" w14:textId="77777777" w:rsidR="00963447" w:rsidRPr="00A10CFB" w:rsidRDefault="00963447" w:rsidP="00BB5248">
      <w:pPr>
        <w:spacing w:line="360" w:lineRule="auto"/>
        <w:jc w:val="center"/>
        <w:rPr>
          <w:rFonts w:ascii="Times New Roman" w:hAnsi="Times New Roman" w:cs="Times New Roman"/>
          <w:lang w:val="en-GB"/>
        </w:rPr>
      </w:pPr>
    </w:p>
    <w:p w14:paraId="692D6D91" w14:textId="045F4DAA" w:rsidR="00963447" w:rsidRPr="00A10CFB" w:rsidRDefault="00FC257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Sara Ahmad Malik (21-CS-01)</w:t>
      </w:r>
    </w:p>
    <w:p w14:paraId="5EDBCE26" w14:textId="1AE0608F" w:rsidR="00FC2577" w:rsidRPr="00A10CFB" w:rsidRDefault="00FC257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Areeba Nazim (21-CS-79)</w:t>
      </w:r>
    </w:p>
    <w:p w14:paraId="69C7B502" w14:textId="7AFCFB21" w:rsidR="00FC2577" w:rsidRPr="00A10CFB" w:rsidRDefault="00FC257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Memoona Basaharat (21-CS-97)</w:t>
      </w:r>
    </w:p>
    <w:p w14:paraId="1913DFD0" w14:textId="77777777" w:rsidR="00426531" w:rsidRPr="00A10CFB" w:rsidRDefault="00426531" w:rsidP="00BB5248">
      <w:pPr>
        <w:spacing w:line="360" w:lineRule="auto"/>
        <w:jc w:val="center"/>
        <w:rPr>
          <w:rFonts w:ascii="Times New Roman" w:hAnsi="Times New Roman" w:cs="Times New Roman"/>
          <w:lang w:val="en-GB"/>
        </w:rPr>
      </w:pPr>
    </w:p>
    <w:p w14:paraId="0F57F2BE" w14:textId="37EE2982" w:rsidR="00963447" w:rsidRPr="00A10CFB" w:rsidRDefault="00426531" w:rsidP="00BB5248">
      <w:pPr>
        <w:spacing w:line="360" w:lineRule="auto"/>
        <w:jc w:val="center"/>
        <w:rPr>
          <w:rFonts w:ascii="Times New Roman" w:hAnsi="Times New Roman" w:cs="Times New Roman"/>
          <w:lang w:val="en-GB"/>
        </w:rPr>
      </w:pPr>
      <w:r w:rsidRPr="00A10CFB">
        <w:rPr>
          <w:rFonts w:ascii="Times New Roman" w:hAnsi="Times New Roman" w:cs="Times New Roman"/>
          <w:noProof/>
        </w:rPr>
        <w:drawing>
          <wp:inline distT="0" distB="0" distL="0" distR="0" wp14:anchorId="46750419" wp14:editId="2A7DFBAA">
            <wp:extent cx="1070810" cy="1049405"/>
            <wp:effectExtent l="0" t="0" r="0" b="0"/>
            <wp:docPr id="348269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092067" cy="1070237"/>
                    </a:xfrm>
                    <a:prstGeom prst="rect">
                      <a:avLst/>
                    </a:prstGeom>
                    <a:noFill/>
                    <a:ln>
                      <a:noFill/>
                    </a:ln>
                  </pic:spPr>
                </pic:pic>
              </a:graphicData>
            </a:graphic>
          </wp:inline>
        </w:drawing>
      </w:r>
      <w:r w:rsidR="00963447" w:rsidRPr="00A10CFB">
        <w:rPr>
          <w:rFonts w:ascii="Times New Roman" w:hAnsi="Times New Roman" w:cs="Times New Roman"/>
          <w:lang w:val="en-GB"/>
        </w:rPr>
        <w:t xml:space="preserve"> </w:t>
      </w:r>
    </w:p>
    <w:p w14:paraId="3C081381" w14:textId="77777777" w:rsidR="00963447" w:rsidRPr="00A10CFB" w:rsidRDefault="00963447" w:rsidP="00BB5248">
      <w:pPr>
        <w:spacing w:line="360" w:lineRule="auto"/>
        <w:jc w:val="center"/>
        <w:rPr>
          <w:rFonts w:ascii="Times New Roman" w:hAnsi="Times New Roman" w:cs="Times New Roman"/>
          <w:lang w:val="en-GB"/>
        </w:rPr>
      </w:pPr>
    </w:p>
    <w:p w14:paraId="1CE10359" w14:textId="77777777" w:rsidR="00963447" w:rsidRPr="00A10CFB" w:rsidRDefault="00963447" w:rsidP="00BB5248">
      <w:pPr>
        <w:spacing w:line="360" w:lineRule="auto"/>
        <w:jc w:val="center"/>
        <w:rPr>
          <w:rFonts w:ascii="Times New Roman" w:hAnsi="Times New Roman" w:cs="Times New Roman"/>
          <w:i/>
          <w:lang w:val="en-GB"/>
        </w:rPr>
      </w:pPr>
      <w:r w:rsidRPr="00A10CFB">
        <w:rPr>
          <w:rFonts w:ascii="Times New Roman" w:hAnsi="Times New Roman" w:cs="Times New Roman"/>
          <w:i/>
          <w:lang w:val="en-GB"/>
        </w:rPr>
        <w:t>A dissertation submitted in partial fulfilment of the requirements for the Degree of Bachelor’s in Computer Science</w:t>
      </w:r>
    </w:p>
    <w:p w14:paraId="7F4A2BBE" w14:textId="77777777" w:rsidR="00963447" w:rsidRPr="00A10CFB" w:rsidRDefault="00963447" w:rsidP="00BB5248">
      <w:pPr>
        <w:spacing w:line="360" w:lineRule="auto"/>
        <w:jc w:val="center"/>
        <w:rPr>
          <w:rFonts w:ascii="Times New Roman" w:hAnsi="Times New Roman" w:cs="Times New Roman"/>
          <w:i/>
          <w:lang w:val="en-GB"/>
        </w:rPr>
      </w:pPr>
    </w:p>
    <w:p w14:paraId="5B7D23FD" w14:textId="77777777" w:rsidR="00963447" w:rsidRPr="00A10CFB" w:rsidRDefault="00963447" w:rsidP="00BB5248">
      <w:pPr>
        <w:spacing w:line="360" w:lineRule="auto"/>
        <w:jc w:val="center"/>
        <w:rPr>
          <w:rFonts w:ascii="Times New Roman" w:hAnsi="Times New Roman" w:cs="Times New Roman"/>
          <w:i/>
          <w:lang w:val="en-GB"/>
        </w:rPr>
      </w:pPr>
    </w:p>
    <w:p w14:paraId="6ADA8670" w14:textId="77777777" w:rsidR="00963447" w:rsidRPr="00A10CFB" w:rsidRDefault="00963447" w:rsidP="00BB5248">
      <w:pPr>
        <w:spacing w:line="360" w:lineRule="auto"/>
        <w:jc w:val="center"/>
        <w:rPr>
          <w:rFonts w:ascii="Times New Roman" w:hAnsi="Times New Roman" w:cs="Times New Roman"/>
          <w:lang w:val="en-GB"/>
        </w:rPr>
      </w:pPr>
    </w:p>
    <w:p w14:paraId="5C64553F" w14:textId="77777777" w:rsidR="00963447" w:rsidRPr="00A10CFB" w:rsidRDefault="0096344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Supervisor</w:t>
      </w:r>
    </w:p>
    <w:p w14:paraId="102734B8" w14:textId="77777777" w:rsidR="00963447" w:rsidRPr="00A10CFB" w:rsidRDefault="0096344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Dr. Farrukh Zeeshan Khan</w:t>
      </w:r>
    </w:p>
    <w:p w14:paraId="4B1E40B9" w14:textId="77777777" w:rsidR="00963447" w:rsidRPr="00A10CFB" w:rsidRDefault="00963447" w:rsidP="00BB5248">
      <w:pPr>
        <w:spacing w:line="360" w:lineRule="auto"/>
        <w:jc w:val="center"/>
        <w:rPr>
          <w:rFonts w:ascii="Times New Roman" w:hAnsi="Times New Roman" w:cs="Times New Roman"/>
          <w:lang w:val="en-GB"/>
        </w:rPr>
      </w:pPr>
    </w:p>
    <w:p w14:paraId="62A5D6CA" w14:textId="77777777" w:rsidR="00963447" w:rsidRPr="00A10CFB" w:rsidRDefault="00963447" w:rsidP="00BB5248">
      <w:pPr>
        <w:spacing w:line="360" w:lineRule="auto"/>
        <w:jc w:val="center"/>
        <w:rPr>
          <w:rFonts w:ascii="Times New Roman" w:hAnsi="Times New Roman" w:cs="Times New Roman"/>
          <w:lang w:val="en-GB"/>
        </w:rPr>
      </w:pPr>
    </w:p>
    <w:p w14:paraId="0F2DFE91" w14:textId="77777777" w:rsidR="00963447" w:rsidRPr="00A10CFB" w:rsidRDefault="0096344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 xml:space="preserve">Department of Computer Science </w:t>
      </w:r>
    </w:p>
    <w:p w14:paraId="728BCBD3" w14:textId="77777777" w:rsidR="00963447" w:rsidRPr="00A10CFB" w:rsidRDefault="0096344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 xml:space="preserve">University of Engineering and Technology, Taxila </w:t>
      </w:r>
    </w:p>
    <w:p w14:paraId="781764F8" w14:textId="32FCC300" w:rsidR="00963447" w:rsidRPr="00A10CFB" w:rsidRDefault="00963447" w:rsidP="00BB5248">
      <w:pPr>
        <w:spacing w:line="360" w:lineRule="auto"/>
        <w:jc w:val="center"/>
        <w:rPr>
          <w:rFonts w:ascii="Times New Roman" w:hAnsi="Times New Roman" w:cs="Times New Roman"/>
          <w:lang w:val="en-GB"/>
        </w:rPr>
      </w:pPr>
      <w:r w:rsidRPr="00A10CFB">
        <w:rPr>
          <w:rFonts w:ascii="Times New Roman" w:hAnsi="Times New Roman" w:cs="Times New Roman"/>
          <w:lang w:val="en-GB"/>
        </w:rPr>
        <w:t>June 202</w:t>
      </w:r>
      <w:r w:rsidR="00FC2577" w:rsidRPr="00A10CFB">
        <w:rPr>
          <w:rFonts w:ascii="Times New Roman" w:hAnsi="Times New Roman" w:cs="Times New Roman"/>
          <w:lang w:val="en-GB"/>
        </w:rPr>
        <w:t>5</w:t>
      </w:r>
    </w:p>
    <w:p w14:paraId="27F175C0" w14:textId="77777777" w:rsidR="007B0A01" w:rsidRPr="00A10CFB" w:rsidRDefault="007B0A01" w:rsidP="00BB5248">
      <w:pPr>
        <w:spacing w:line="360" w:lineRule="auto"/>
        <w:jc w:val="center"/>
        <w:rPr>
          <w:rFonts w:ascii="Times New Roman" w:hAnsi="Times New Roman" w:cs="Times New Roman"/>
          <w:lang w:val="en-GB"/>
        </w:rPr>
      </w:pPr>
    </w:p>
    <w:p w14:paraId="0E039E5F" w14:textId="77777777" w:rsidR="007B0A01" w:rsidRPr="00A10CFB" w:rsidRDefault="007B0A01" w:rsidP="00BB5248">
      <w:pPr>
        <w:spacing w:line="360" w:lineRule="auto"/>
        <w:jc w:val="center"/>
        <w:rPr>
          <w:rFonts w:ascii="Times New Roman" w:hAnsi="Times New Roman" w:cs="Times New Roman"/>
          <w:lang w:val="en-GB"/>
        </w:rPr>
      </w:pPr>
    </w:p>
    <w:p w14:paraId="044881B0" w14:textId="77777777" w:rsidR="007B0A01" w:rsidRPr="00A10CFB" w:rsidRDefault="007B0A01" w:rsidP="00BB5248">
      <w:pPr>
        <w:spacing w:line="360" w:lineRule="auto"/>
        <w:jc w:val="center"/>
        <w:rPr>
          <w:rFonts w:ascii="Times New Roman" w:hAnsi="Times New Roman" w:cs="Times New Roman"/>
          <w:lang w:val="en-GB"/>
        </w:rPr>
      </w:pPr>
    </w:p>
    <w:p w14:paraId="663FBBB7" w14:textId="77777777" w:rsidR="007B0A01" w:rsidRPr="00A10CFB" w:rsidRDefault="007B0A01" w:rsidP="00BB5248">
      <w:pPr>
        <w:spacing w:line="360" w:lineRule="auto"/>
        <w:jc w:val="center"/>
        <w:rPr>
          <w:rFonts w:ascii="Times New Roman" w:hAnsi="Times New Roman" w:cs="Times New Roman"/>
          <w:lang w:val="en-GB"/>
        </w:rPr>
      </w:pPr>
    </w:p>
    <w:p w14:paraId="5050B8C4" w14:textId="77777777" w:rsidR="007B0A01" w:rsidRPr="00A10CFB" w:rsidRDefault="007B0A01" w:rsidP="00BB5248">
      <w:pPr>
        <w:spacing w:line="360" w:lineRule="auto"/>
        <w:jc w:val="center"/>
        <w:rPr>
          <w:rFonts w:ascii="Times New Roman" w:hAnsi="Times New Roman" w:cs="Times New Roman"/>
          <w:lang w:val="en-GB"/>
        </w:rPr>
      </w:pPr>
    </w:p>
    <w:p w14:paraId="2F07CE2B" w14:textId="77777777" w:rsidR="007B0A01" w:rsidRPr="00A10CFB" w:rsidRDefault="007B0A01" w:rsidP="00BB5248">
      <w:pPr>
        <w:spacing w:line="360" w:lineRule="auto"/>
        <w:jc w:val="center"/>
        <w:rPr>
          <w:rFonts w:ascii="Times New Roman" w:hAnsi="Times New Roman" w:cs="Times New Roman"/>
          <w:lang w:val="en-GB"/>
        </w:rPr>
      </w:pPr>
    </w:p>
    <w:p w14:paraId="2C6EAC19" w14:textId="77777777" w:rsidR="007B0A01" w:rsidRPr="00A10CFB" w:rsidRDefault="007B0A01" w:rsidP="00BB5248">
      <w:pPr>
        <w:spacing w:line="360" w:lineRule="auto"/>
        <w:jc w:val="center"/>
        <w:rPr>
          <w:rFonts w:ascii="Times New Roman" w:hAnsi="Times New Roman" w:cs="Times New Roman"/>
          <w:lang w:val="en-GB"/>
        </w:rPr>
      </w:pPr>
    </w:p>
    <w:p w14:paraId="50B449E9" w14:textId="77777777" w:rsidR="007B0A01" w:rsidRPr="00A10CFB" w:rsidRDefault="007B0A01" w:rsidP="00BB5248">
      <w:pPr>
        <w:spacing w:line="360" w:lineRule="auto"/>
        <w:jc w:val="center"/>
        <w:rPr>
          <w:rFonts w:ascii="Times New Roman" w:hAnsi="Times New Roman" w:cs="Times New Roman"/>
          <w:lang w:val="en-GB"/>
        </w:rPr>
      </w:pPr>
    </w:p>
    <w:p w14:paraId="7F2C80ED" w14:textId="77777777" w:rsidR="007B0A01" w:rsidRPr="00A10CFB" w:rsidRDefault="007B0A01" w:rsidP="00BB5248">
      <w:pPr>
        <w:spacing w:line="360" w:lineRule="auto"/>
        <w:jc w:val="center"/>
        <w:rPr>
          <w:rFonts w:ascii="Times New Roman" w:hAnsi="Times New Roman" w:cs="Times New Roman"/>
          <w:lang w:val="en-GB"/>
        </w:rPr>
      </w:pPr>
    </w:p>
    <w:p w14:paraId="617C29D7" w14:textId="77777777" w:rsidR="007B0A01" w:rsidRPr="00A10CFB" w:rsidRDefault="007B0A01" w:rsidP="00BB5248">
      <w:pPr>
        <w:spacing w:line="360" w:lineRule="auto"/>
        <w:jc w:val="center"/>
        <w:rPr>
          <w:rFonts w:ascii="Times New Roman" w:hAnsi="Times New Roman" w:cs="Times New Roman"/>
          <w:lang w:val="en-GB"/>
        </w:rPr>
      </w:pPr>
    </w:p>
    <w:p w14:paraId="31FC89DE" w14:textId="77777777" w:rsidR="00C211C1" w:rsidRPr="00A10CFB" w:rsidRDefault="00C211C1" w:rsidP="00BB5248">
      <w:pPr>
        <w:spacing w:line="360" w:lineRule="auto"/>
        <w:jc w:val="center"/>
        <w:rPr>
          <w:rFonts w:ascii="Times New Roman" w:hAnsi="Times New Roman" w:cs="Times New Roman"/>
          <w:lang w:val="en-GB"/>
        </w:rPr>
      </w:pPr>
    </w:p>
    <w:p w14:paraId="3B9B7A41" w14:textId="77777777" w:rsidR="00C211C1" w:rsidRPr="00A10CFB" w:rsidRDefault="00C211C1" w:rsidP="00BB5248">
      <w:pPr>
        <w:spacing w:line="360" w:lineRule="auto"/>
        <w:jc w:val="center"/>
        <w:rPr>
          <w:rFonts w:ascii="Times New Roman" w:hAnsi="Times New Roman" w:cs="Times New Roman"/>
          <w:lang w:val="en-GB"/>
        </w:rPr>
      </w:pPr>
    </w:p>
    <w:p w14:paraId="17BD389F" w14:textId="77777777" w:rsidR="00C211C1" w:rsidRPr="00A10CFB" w:rsidRDefault="00C211C1" w:rsidP="00BB5248">
      <w:pPr>
        <w:spacing w:line="360" w:lineRule="auto"/>
        <w:jc w:val="center"/>
        <w:rPr>
          <w:rFonts w:ascii="Times New Roman" w:hAnsi="Times New Roman" w:cs="Times New Roman"/>
          <w:lang w:val="en-GB"/>
        </w:rPr>
      </w:pPr>
    </w:p>
    <w:p w14:paraId="7BD69A08" w14:textId="77777777" w:rsidR="007B0A01" w:rsidRPr="00A10CFB" w:rsidRDefault="007B0A01" w:rsidP="00BB5248">
      <w:pPr>
        <w:spacing w:line="360" w:lineRule="auto"/>
        <w:jc w:val="center"/>
        <w:rPr>
          <w:rFonts w:ascii="Times New Roman" w:hAnsi="Times New Roman" w:cs="Times New Roman"/>
          <w:lang w:val="en-GB"/>
        </w:rPr>
      </w:pPr>
    </w:p>
    <w:p w14:paraId="7A6445AB" w14:textId="6E6991DC" w:rsidR="007B0A01" w:rsidRPr="00A10CFB" w:rsidRDefault="007B0A01" w:rsidP="00BB5248">
      <w:pPr>
        <w:spacing w:line="360" w:lineRule="auto"/>
        <w:jc w:val="center"/>
        <w:rPr>
          <w:rFonts w:ascii="Times New Roman" w:hAnsi="Times New Roman" w:cs="Times New Roman"/>
          <w:b/>
          <w:bCs/>
          <w:lang w:val="en-GB"/>
        </w:rPr>
      </w:pPr>
      <w:r w:rsidRPr="00A10CFB">
        <w:rPr>
          <w:rFonts w:ascii="Times New Roman" w:hAnsi="Times New Roman" w:cs="Times New Roman"/>
          <w:b/>
          <w:bCs/>
          <w:lang w:val="en-GB"/>
        </w:rPr>
        <w:t xml:space="preserve">To </w:t>
      </w:r>
      <w:r w:rsidR="00854FC7" w:rsidRPr="00A10CFB">
        <w:rPr>
          <w:rFonts w:ascii="Times New Roman" w:hAnsi="Times New Roman" w:cs="Times New Roman"/>
          <w:b/>
          <w:bCs/>
          <w:lang w:val="en-GB"/>
        </w:rPr>
        <w:t>our</w:t>
      </w:r>
      <w:r w:rsidRPr="00A10CFB">
        <w:rPr>
          <w:rFonts w:ascii="Times New Roman" w:hAnsi="Times New Roman" w:cs="Times New Roman"/>
          <w:b/>
          <w:bCs/>
          <w:lang w:val="en-GB"/>
        </w:rPr>
        <w:t xml:space="preserve"> Parents</w:t>
      </w:r>
    </w:p>
    <w:p w14:paraId="73D1A8EE" w14:textId="77777777" w:rsidR="007B0A01" w:rsidRPr="00A10CFB" w:rsidRDefault="007B0A01" w:rsidP="00BB5248">
      <w:pPr>
        <w:spacing w:line="360" w:lineRule="auto"/>
        <w:jc w:val="center"/>
        <w:rPr>
          <w:rFonts w:ascii="Times New Roman" w:hAnsi="Times New Roman" w:cs="Times New Roman"/>
          <w:b/>
          <w:bCs/>
          <w:lang w:val="en-GB"/>
        </w:rPr>
      </w:pPr>
      <w:r w:rsidRPr="00A10CFB">
        <w:rPr>
          <w:rFonts w:ascii="Times New Roman" w:hAnsi="Times New Roman" w:cs="Times New Roman"/>
          <w:b/>
          <w:bCs/>
          <w:lang w:val="en-GB"/>
        </w:rPr>
        <w:t>&amp;</w:t>
      </w:r>
    </w:p>
    <w:p w14:paraId="4D4A9D62" w14:textId="77777777" w:rsidR="007B0A01" w:rsidRPr="00A10CFB" w:rsidRDefault="007B0A01" w:rsidP="00BB5248">
      <w:pPr>
        <w:spacing w:line="360" w:lineRule="auto"/>
        <w:jc w:val="center"/>
        <w:rPr>
          <w:rFonts w:ascii="Times New Roman" w:hAnsi="Times New Roman" w:cs="Times New Roman"/>
          <w:b/>
          <w:bCs/>
          <w:lang w:val="en-GB"/>
        </w:rPr>
      </w:pPr>
      <w:r w:rsidRPr="00A10CFB">
        <w:rPr>
          <w:rFonts w:ascii="Times New Roman" w:hAnsi="Times New Roman" w:cs="Times New Roman"/>
          <w:b/>
          <w:bCs/>
          <w:lang w:val="en-GB"/>
        </w:rPr>
        <w:t>The Respected Teachers</w:t>
      </w:r>
    </w:p>
    <w:p w14:paraId="42849A3C" w14:textId="77777777" w:rsidR="007B0A01" w:rsidRPr="00A10CFB" w:rsidRDefault="007B0A01" w:rsidP="00BB5248">
      <w:pPr>
        <w:spacing w:line="360" w:lineRule="auto"/>
        <w:rPr>
          <w:rFonts w:ascii="Times New Roman" w:hAnsi="Times New Roman" w:cs="Times New Roman"/>
          <w:b/>
          <w:bCs/>
          <w:sz w:val="28"/>
          <w:szCs w:val="28"/>
          <w:lang w:val="en-GB"/>
        </w:rPr>
      </w:pPr>
    </w:p>
    <w:p w14:paraId="721C4B76" w14:textId="265BA499" w:rsidR="007B0A01" w:rsidRPr="00A10CFB" w:rsidRDefault="007B0A01" w:rsidP="00BB5248">
      <w:pPr>
        <w:spacing w:line="360" w:lineRule="auto"/>
        <w:rPr>
          <w:rFonts w:ascii="Times New Roman" w:hAnsi="Times New Roman" w:cs="Times New Roman"/>
          <w:b/>
          <w:bCs/>
          <w:sz w:val="28"/>
          <w:szCs w:val="28"/>
          <w:lang w:val="en-GB"/>
        </w:rPr>
      </w:pPr>
      <w:r w:rsidRPr="00A10CFB">
        <w:rPr>
          <w:rFonts w:ascii="Times New Roman" w:hAnsi="Times New Roman" w:cs="Times New Roman"/>
          <w:b/>
          <w:bCs/>
          <w:sz w:val="28"/>
          <w:szCs w:val="28"/>
        </w:rPr>
        <w:br w:type="page"/>
      </w:r>
    </w:p>
    <w:p w14:paraId="348405FC" w14:textId="3F812749" w:rsidR="007B0A01" w:rsidRPr="00A10CFB" w:rsidRDefault="007B0A01" w:rsidP="00BB5248">
      <w:pPr>
        <w:spacing w:line="360" w:lineRule="auto"/>
        <w:jc w:val="center"/>
        <w:rPr>
          <w:rFonts w:ascii="Times New Roman" w:hAnsi="Times New Roman" w:cs="Times New Roman"/>
          <w:b/>
          <w:bCs/>
          <w:sz w:val="28"/>
          <w:szCs w:val="28"/>
          <w:lang w:val="en-GB"/>
        </w:rPr>
      </w:pPr>
      <w:r w:rsidRPr="00A10CFB">
        <w:rPr>
          <w:rFonts w:ascii="Times New Roman" w:hAnsi="Times New Roman" w:cs="Times New Roman"/>
          <w:b/>
          <w:bCs/>
          <w:sz w:val="28"/>
          <w:szCs w:val="28"/>
          <w:lang w:val="en-GB"/>
        </w:rPr>
        <w:lastRenderedPageBreak/>
        <w:t>Acknowledgement</w:t>
      </w:r>
    </w:p>
    <w:p w14:paraId="4287D32C" w14:textId="2543C908" w:rsidR="007B0A01" w:rsidRPr="00A10CFB" w:rsidRDefault="007B0A01" w:rsidP="00BB5248">
      <w:pPr>
        <w:spacing w:line="360" w:lineRule="auto"/>
        <w:jc w:val="both"/>
        <w:rPr>
          <w:rFonts w:ascii="Times New Roman" w:hAnsi="Times New Roman" w:cs="Times New Roman"/>
          <w:sz w:val="28"/>
          <w:szCs w:val="28"/>
          <w:lang w:val="en-GB"/>
        </w:rPr>
      </w:pPr>
      <w:r w:rsidRPr="00A10CFB">
        <w:rPr>
          <w:rFonts w:ascii="Times New Roman" w:hAnsi="Times New Roman" w:cs="Times New Roman"/>
          <w:sz w:val="28"/>
          <w:szCs w:val="28"/>
          <w:lang w:val="en-GB"/>
        </w:rPr>
        <w:t>Praise Allah Almighty, Lord of the worlds, the Merciful and the Beneficent, who gave us strength, thoughts, and cooperative people to enable us to accomplish this goal and fulfil the required functionalities.</w:t>
      </w:r>
    </w:p>
    <w:p w14:paraId="6FBD08A3" w14:textId="77777777" w:rsidR="007B0A01" w:rsidRPr="00A10CFB" w:rsidRDefault="007B0A01" w:rsidP="00BB5248">
      <w:pPr>
        <w:spacing w:line="360" w:lineRule="auto"/>
        <w:jc w:val="both"/>
        <w:rPr>
          <w:rFonts w:ascii="Times New Roman" w:hAnsi="Times New Roman" w:cs="Times New Roman"/>
          <w:sz w:val="28"/>
          <w:szCs w:val="28"/>
          <w:lang w:val="en-GB"/>
        </w:rPr>
      </w:pPr>
      <w:r w:rsidRPr="00A10CFB">
        <w:rPr>
          <w:rFonts w:ascii="Times New Roman" w:hAnsi="Times New Roman" w:cs="Times New Roman"/>
          <w:sz w:val="28"/>
          <w:szCs w:val="28"/>
          <w:lang w:val="en-GB"/>
        </w:rPr>
        <w:t>This was all not possible without the guidance, continuous appreciation, and moral support of our honourable supervisor, Dr. Farrukh Zeeshan Khan. He was always there whenever we needed his help and advice. We are thankful to him, who made our concepts clearer and helped us a great deal at each step during the implementation of this project.</w:t>
      </w:r>
    </w:p>
    <w:p w14:paraId="42014442" w14:textId="77777777" w:rsidR="007B0A01" w:rsidRPr="00A10CFB" w:rsidRDefault="007B0A01" w:rsidP="00BB5248">
      <w:pPr>
        <w:spacing w:line="360" w:lineRule="auto"/>
        <w:jc w:val="both"/>
        <w:rPr>
          <w:rFonts w:ascii="Times New Roman" w:hAnsi="Times New Roman" w:cs="Times New Roman"/>
          <w:sz w:val="28"/>
          <w:szCs w:val="28"/>
          <w:lang w:val="en-GB"/>
        </w:rPr>
      </w:pPr>
      <w:r w:rsidRPr="00A10CFB">
        <w:rPr>
          <w:rFonts w:ascii="Times New Roman" w:hAnsi="Times New Roman" w:cs="Times New Roman"/>
          <w:sz w:val="28"/>
          <w:szCs w:val="28"/>
          <w:lang w:val="en-GB"/>
        </w:rPr>
        <w:t>At last, we would like to acknowledge all the assistance and contributions of the UNIVERSITY OF ENGINEERING AND TECHNOLOGY, TAXILA, for supporting us with all that is needed, starting from the books and ending with the complete care that it is providing us with, to help us to be professionals in the field of Computer Science.</w:t>
      </w:r>
    </w:p>
    <w:p w14:paraId="4C34A7D2" w14:textId="45A4794F" w:rsidR="007B0A01" w:rsidRPr="00A10CFB" w:rsidRDefault="007B0A01" w:rsidP="00BB5248">
      <w:pPr>
        <w:spacing w:line="360" w:lineRule="auto"/>
        <w:rPr>
          <w:rFonts w:ascii="Times New Roman" w:hAnsi="Times New Roman" w:cs="Times New Roman"/>
          <w:b/>
          <w:bCs/>
          <w:sz w:val="28"/>
          <w:szCs w:val="28"/>
        </w:rPr>
      </w:pPr>
    </w:p>
    <w:p w14:paraId="5AD61D02" w14:textId="4891FC2C" w:rsidR="007B06BA" w:rsidRPr="00A10CFB" w:rsidRDefault="007B0A01" w:rsidP="00F7512C">
      <w:pPr>
        <w:spacing w:line="360" w:lineRule="auto"/>
        <w:jc w:val="center"/>
        <w:rPr>
          <w:rFonts w:ascii="Times New Roman" w:hAnsi="Times New Roman" w:cs="Times New Roman"/>
          <w:b/>
          <w:bCs/>
          <w:sz w:val="28"/>
          <w:szCs w:val="28"/>
          <w:lang w:val="en-GB"/>
        </w:rPr>
      </w:pPr>
      <w:r w:rsidRPr="00A10CFB">
        <w:rPr>
          <w:rFonts w:ascii="Times New Roman" w:eastAsiaTheme="majorEastAsia" w:hAnsi="Times New Roman" w:cs="Times New Roman"/>
          <w:b/>
          <w:bCs/>
          <w:sz w:val="28"/>
          <w:szCs w:val="28"/>
        </w:rPr>
        <w:br w:type="page"/>
      </w:r>
      <w:r w:rsidRPr="00A10CFB">
        <w:rPr>
          <w:rFonts w:ascii="Times New Roman" w:hAnsi="Times New Roman" w:cs="Times New Roman"/>
          <w:b/>
          <w:bCs/>
          <w:sz w:val="28"/>
          <w:szCs w:val="28"/>
          <w:lang w:val="en-GB"/>
        </w:rPr>
        <w:lastRenderedPageBreak/>
        <w:t>Declaration</w:t>
      </w:r>
    </w:p>
    <w:p w14:paraId="340D37BC" w14:textId="48665B85" w:rsidR="007B0A01" w:rsidRPr="00A10CFB" w:rsidRDefault="007B0A01" w:rsidP="00BB5248">
      <w:pPr>
        <w:spacing w:line="360" w:lineRule="auto"/>
        <w:jc w:val="both"/>
        <w:rPr>
          <w:rFonts w:ascii="Times New Roman" w:hAnsi="Times New Roman" w:cs="Times New Roman"/>
          <w:sz w:val="54"/>
          <w:szCs w:val="54"/>
        </w:rPr>
      </w:pPr>
      <w:r w:rsidRPr="00A10CFB">
        <w:rPr>
          <w:rFonts w:ascii="Times New Roman" w:eastAsiaTheme="majorEastAsia" w:hAnsi="Times New Roman" w:cs="Times New Roman"/>
          <w:sz w:val="28"/>
          <w:szCs w:val="28"/>
          <w:lang w:val="en-GB"/>
        </w:rPr>
        <w:t xml:space="preserve">We, </w:t>
      </w:r>
      <w:r w:rsidRPr="00A10CFB">
        <w:rPr>
          <w:rFonts w:ascii="Times New Roman" w:eastAsiaTheme="majorEastAsia" w:hAnsi="Times New Roman" w:cs="Times New Roman"/>
          <w:b/>
          <w:bCs/>
          <w:sz w:val="28"/>
          <w:szCs w:val="28"/>
          <w:lang w:val="en-GB"/>
        </w:rPr>
        <w:t>Sara Ahmad Malik (21-CS-01), Areeba Nazim (21-CS-79) and Memoona Basharat (21-CS-97)</w:t>
      </w:r>
      <w:r w:rsidRPr="00A10CFB">
        <w:rPr>
          <w:rFonts w:ascii="Times New Roman" w:eastAsiaTheme="majorEastAsia" w:hAnsi="Times New Roman" w:cs="Times New Roman"/>
          <w:sz w:val="28"/>
          <w:szCs w:val="28"/>
          <w:lang w:val="en-GB"/>
        </w:rPr>
        <w:t>, at this moment, declare that we have developed the project titled “</w:t>
      </w:r>
      <w:bookmarkStart w:id="0" w:name="_Hlk180774749"/>
      <w:bookmarkEnd w:id="0"/>
      <w:r w:rsidRPr="00A10CFB">
        <w:rPr>
          <w:rFonts w:ascii="Times New Roman" w:eastAsiaTheme="majorEastAsia" w:hAnsi="Times New Roman" w:cs="Times New Roman"/>
          <w:spacing w:val="-10"/>
          <w:kern w:val="28"/>
          <w:sz w:val="28"/>
          <w:szCs w:val="28"/>
        </w:rPr>
        <w:t>JobiVerse: Creating a Smart and Digital Recruitment Ecosystem for Job Seekers and Employers</w:t>
      </w:r>
      <w:r w:rsidRPr="00A10CFB">
        <w:rPr>
          <w:rFonts w:ascii="Times New Roman" w:eastAsiaTheme="majorEastAsia" w:hAnsi="Times New Roman" w:cs="Times New Roman"/>
          <w:sz w:val="28"/>
          <w:szCs w:val="28"/>
          <w:lang w:val="en-GB"/>
        </w:rPr>
        <w:t>” and written our thesis through our efforts.</w:t>
      </w:r>
    </w:p>
    <w:p w14:paraId="7A1FF9F1" w14:textId="77777777" w:rsidR="007B0A01" w:rsidRPr="00A10CFB" w:rsidRDefault="007B0A01" w:rsidP="00BB5248">
      <w:pPr>
        <w:spacing w:line="360" w:lineRule="auto"/>
        <w:jc w:val="both"/>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No portion of this project, report, or work that we present is copied from any other application or thesis of this university or any other university.</w:t>
      </w:r>
    </w:p>
    <w:p w14:paraId="37C479CE" w14:textId="77777777" w:rsidR="007B0A01" w:rsidRPr="00A10CFB" w:rsidRDefault="007B0A01" w:rsidP="00BB5248">
      <w:pPr>
        <w:spacing w:line="360" w:lineRule="auto"/>
        <w:rPr>
          <w:rFonts w:ascii="Times New Roman" w:eastAsiaTheme="majorEastAsia" w:hAnsi="Times New Roman" w:cs="Times New Roman"/>
          <w:b/>
          <w:bCs/>
          <w:sz w:val="28"/>
          <w:szCs w:val="28"/>
          <w:lang w:val="en-GB"/>
        </w:rPr>
      </w:pPr>
    </w:p>
    <w:p w14:paraId="07819301" w14:textId="77777777" w:rsidR="007B0A01" w:rsidRPr="00A10CFB" w:rsidRDefault="007B0A01" w:rsidP="00BB5248">
      <w:pPr>
        <w:spacing w:line="360" w:lineRule="auto"/>
        <w:rPr>
          <w:rFonts w:ascii="Times New Roman" w:eastAsiaTheme="majorEastAsia" w:hAnsi="Times New Roman" w:cs="Times New Roman"/>
          <w:b/>
          <w:bCs/>
          <w:sz w:val="28"/>
          <w:szCs w:val="28"/>
          <w:lang w:val="en-GB"/>
        </w:rPr>
      </w:pPr>
    </w:p>
    <w:p w14:paraId="130661A2" w14:textId="77777777" w:rsidR="007B0A01" w:rsidRPr="00A10CFB" w:rsidRDefault="007B0A01" w:rsidP="00BB5248">
      <w:pPr>
        <w:spacing w:line="360" w:lineRule="auto"/>
        <w:rPr>
          <w:rFonts w:ascii="Times New Roman" w:eastAsiaTheme="majorEastAsia" w:hAnsi="Times New Roman" w:cs="Times New Roman"/>
          <w:b/>
          <w:bCs/>
          <w:sz w:val="28"/>
          <w:szCs w:val="28"/>
          <w:lang w:val="en-GB"/>
        </w:rPr>
      </w:pPr>
    </w:p>
    <w:p w14:paraId="67DBC11C" w14:textId="77777777" w:rsidR="00F7512C" w:rsidRPr="00A10CFB" w:rsidRDefault="007B0A01" w:rsidP="00F7512C">
      <w:pPr>
        <w:spacing w:line="360" w:lineRule="auto"/>
        <w:jc w:val="both"/>
        <w:rPr>
          <w:rFonts w:ascii="Times New Roman" w:eastAsiaTheme="majorEastAsia" w:hAnsi="Times New Roman" w:cs="Times New Roman"/>
          <w:sz w:val="28"/>
          <w:szCs w:val="28"/>
          <w:lang w:val="en-GB"/>
        </w:rPr>
      </w:pPr>
      <w:r w:rsidRPr="00A10CFB">
        <w:rPr>
          <w:rFonts w:ascii="Times New Roman" w:eastAsiaTheme="majorEastAsia" w:hAnsi="Times New Roman" w:cs="Times New Roman"/>
          <w:b/>
          <w:bCs/>
          <w:sz w:val="28"/>
          <w:szCs w:val="28"/>
          <w:lang w:val="en-GB"/>
        </w:rPr>
        <w:t>Sara Ahmad Malik (21-CS-01)</w:t>
      </w:r>
    </w:p>
    <w:p w14:paraId="748C34C6" w14:textId="77777777" w:rsidR="00F7512C" w:rsidRPr="00A10CFB" w:rsidRDefault="00F7512C" w:rsidP="00F7512C">
      <w:pPr>
        <w:spacing w:line="360" w:lineRule="auto"/>
        <w:rPr>
          <w:rFonts w:ascii="Times New Roman" w:eastAsiaTheme="majorEastAsia" w:hAnsi="Times New Roman" w:cs="Times New Roman"/>
          <w:b/>
          <w:bCs/>
          <w:sz w:val="28"/>
          <w:szCs w:val="28"/>
          <w:lang w:val="en-GB"/>
        </w:rPr>
      </w:pPr>
    </w:p>
    <w:p w14:paraId="41D17575" w14:textId="77777777" w:rsidR="00F7512C" w:rsidRPr="00A10CFB" w:rsidRDefault="00F7512C" w:rsidP="00F7512C">
      <w:pPr>
        <w:spacing w:line="360" w:lineRule="auto"/>
        <w:rPr>
          <w:rFonts w:ascii="Times New Roman" w:eastAsiaTheme="majorEastAsia" w:hAnsi="Times New Roman" w:cs="Times New Roman"/>
          <w:b/>
          <w:bCs/>
          <w:sz w:val="28"/>
          <w:szCs w:val="28"/>
          <w:lang w:val="en-GB"/>
        </w:rPr>
      </w:pPr>
    </w:p>
    <w:p w14:paraId="1B93E824" w14:textId="77777777" w:rsidR="00F7512C" w:rsidRPr="00A10CFB" w:rsidRDefault="00F7512C" w:rsidP="00F7512C">
      <w:pPr>
        <w:spacing w:line="360" w:lineRule="auto"/>
        <w:rPr>
          <w:rFonts w:ascii="Times New Roman" w:eastAsiaTheme="majorEastAsia" w:hAnsi="Times New Roman" w:cs="Times New Roman"/>
          <w:b/>
          <w:bCs/>
          <w:sz w:val="28"/>
          <w:szCs w:val="28"/>
          <w:lang w:val="en-GB"/>
        </w:rPr>
      </w:pPr>
    </w:p>
    <w:p w14:paraId="07F7B0BA" w14:textId="77777777" w:rsidR="00F7512C" w:rsidRPr="00A10CFB" w:rsidRDefault="007B0A01" w:rsidP="00F7512C">
      <w:pPr>
        <w:spacing w:line="360" w:lineRule="auto"/>
        <w:jc w:val="both"/>
        <w:rPr>
          <w:rFonts w:ascii="Times New Roman" w:eastAsiaTheme="majorEastAsia" w:hAnsi="Times New Roman" w:cs="Times New Roman"/>
          <w:sz w:val="28"/>
          <w:szCs w:val="28"/>
          <w:lang w:val="en-GB"/>
        </w:rPr>
      </w:pPr>
      <w:r w:rsidRPr="00A10CFB">
        <w:rPr>
          <w:rFonts w:ascii="Times New Roman" w:eastAsiaTheme="majorEastAsia" w:hAnsi="Times New Roman" w:cs="Times New Roman"/>
          <w:b/>
          <w:bCs/>
          <w:sz w:val="28"/>
          <w:szCs w:val="28"/>
          <w:lang w:val="en-GB"/>
        </w:rPr>
        <w:t xml:space="preserve">Areeba Nazim (21-CS-79) </w:t>
      </w:r>
    </w:p>
    <w:p w14:paraId="4443793B" w14:textId="77777777" w:rsidR="00F7512C" w:rsidRPr="00A10CFB" w:rsidRDefault="00F7512C" w:rsidP="00F7512C">
      <w:pPr>
        <w:spacing w:line="360" w:lineRule="auto"/>
        <w:rPr>
          <w:rFonts w:ascii="Times New Roman" w:eastAsiaTheme="majorEastAsia" w:hAnsi="Times New Roman" w:cs="Times New Roman"/>
          <w:b/>
          <w:bCs/>
          <w:sz w:val="28"/>
          <w:szCs w:val="28"/>
          <w:lang w:val="en-GB"/>
        </w:rPr>
      </w:pPr>
    </w:p>
    <w:p w14:paraId="6B8EA5F8" w14:textId="77777777" w:rsidR="00F7512C" w:rsidRPr="00A10CFB" w:rsidRDefault="00F7512C" w:rsidP="00F7512C">
      <w:pPr>
        <w:spacing w:line="360" w:lineRule="auto"/>
        <w:rPr>
          <w:rFonts w:ascii="Times New Roman" w:eastAsiaTheme="majorEastAsia" w:hAnsi="Times New Roman" w:cs="Times New Roman"/>
          <w:b/>
          <w:bCs/>
          <w:sz w:val="28"/>
          <w:szCs w:val="28"/>
          <w:lang w:val="en-GB"/>
        </w:rPr>
      </w:pPr>
    </w:p>
    <w:p w14:paraId="5A821D9E" w14:textId="77777777" w:rsidR="00F7512C" w:rsidRPr="00A10CFB" w:rsidRDefault="00F7512C" w:rsidP="00F7512C">
      <w:pPr>
        <w:spacing w:line="360" w:lineRule="auto"/>
        <w:rPr>
          <w:rFonts w:ascii="Times New Roman" w:eastAsiaTheme="majorEastAsia" w:hAnsi="Times New Roman" w:cs="Times New Roman"/>
          <w:b/>
          <w:bCs/>
          <w:sz w:val="28"/>
          <w:szCs w:val="28"/>
          <w:lang w:val="en-GB"/>
        </w:rPr>
      </w:pPr>
    </w:p>
    <w:p w14:paraId="27CD5477" w14:textId="4CB7206C" w:rsidR="00EB3977" w:rsidRPr="00A10CFB" w:rsidRDefault="007B0A01" w:rsidP="00BB5248">
      <w:pPr>
        <w:spacing w:line="360" w:lineRule="auto"/>
        <w:rPr>
          <w:rFonts w:ascii="Times New Roman" w:eastAsiaTheme="majorEastAsia" w:hAnsi="Times New Roman" w:cs="Times New Roman"/>
          <w:b/>
          <w:bCs/>
          <w:sz w:val="28"/>
          <w:szCs w:val="28"/>
          <w:lang w:val="en-GB"/>
        </w:rPr>
      </w:pPr>
      <w:r w:rsidRPr="00A10CFB">
        <w:rPr>
          <w:rFonts w:ascii="Times New Roman" w:eastAsiaTheme="majorEastAsia" w:hAnsi="Times New Roman" w:cs="Times New Roman"/>
          <w:b/>
          <w:bCs/>
          <w:sz w:val="28"/>
          <w:szCs w:val="28"/>
          <w:lang w:val="en-GB"/>
        </w:rPr>
        <w:t>Memoona Basharat (21-CS-97)</w:t>
      </w:r>
      <w:r w:rsidR="00EB3977" w:rsidRPr="00A10CFB">
        <w:rPr>
          <w:rFonts w:ascii="Times New Roman" w:eastAsiaTheme="majorEastAsia" w:hAnsi="Times New Roman" w:cs="Times New Roman"/>
          <w:sz w:val="28"/>
          <w:szCs w:val="28"/>
          <w:lang w:val="en-GB"/>
        </w:rPr>
        <w:br w:type="page"/>
      </w:r>
    </w:p>
    <w:p w14:paraId="4BA188CE" w14:textId="09B86EA7" w:rsidR="007B06BA" w:rsidRPr="00A10CFB" w:rsidRDefault="00EB3977" w:rsidP="00BB5248">
      <w:pPr>
        <w:spacing w:line="360" w:lineRule="auto"/>
        <w:jc w:val="center"/>
        <w:rPr>
          <w:rFonts w:ascii="Times New Roman" w:eastAsiaTheme="majorEastAsia" w:hAnsi="Times New Roman" w:cs="Times New Roman"/>
          <w:b/>
          <w:sz w:val="28"/>
          <w:szCs w:val="28"/>
          <w:lang w:val="en-GB"/>
        </w:rPr>
      </w:pPr>
      <w:bookmarkStart w:id="1" w:name="_Toc168526723"/>
      <w:r w:rsidRPr="00A10CFB">
        <w:rPr>
          <w:rFonts w:ascii="Times New Roman" w:eastAsiaTheme="majorEastAsia" w:hAnsi="Times New Roman" w:cs="Times New Roman"/>
          <w:b/>
          <w:sz w:val="28"/>
          <w:szCs w:val="28"/>
          <w:lang w:val="en-GB"/>
        </w:rPr>
        <w:lastRenderedPageBreak/>
        <w:t>Certificate Of Approval</w:t>
      </w:r>
      <w:bookmarkEnd w:id="1"/>
    </w:p>
    <w:p w14:paraId="27AC3E86" w14:textId="1C98F34A" w:rsidR="00EB3977" w:rsidRPr="00A10CFB" w:rsidRDefault="00EB3977" w:rsidP="00BB5248">
      <w:pPr>
        <w:spacing w:line="360" w:lineRule="auto"/>
        <w:jc w:val="both"/>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 xml:space="preserve">This is to certify that the final year project of BS (CS) 2k21 was developed by </w:t>
      </w:r>
      <w:r w:rsidRPr="00A10CFB">
        <w:rPr>
          <w:rFonts w:ascii="Times New Roman" w:eastAsiaTheme="majorEastAsia" w:hAnsi="Times New Roman" w:cs="Times New Roman"/>
          <w:b/>
          <w:bCs/>
          <w:sz w:val="28"/>
          <w:szCs w:val="28"/>
          <w:lang w:val="en-GB"/>
        </w:rPr>
        <w:t xml:space="preserve">Sara Ahmad Malik (21-CS-01), Areeba Nazim (21-CS-79) and Memoona Basharat (21-CS-97) </w:t>
      </w:r>
      <w:r w:rsidRPr="00A10CFB">
        <w:rPr>
          <w:rFonts w:ascii="Times New Roman" w:eastAsiaTheme="majorEastAsia" w:hAnsi="Times New Roman" w:cs="Times New Roman"/>
          <w:sz w:val="28"/>
          <w:szCs w:val="28"/>
          <w:lang w:val="en-GB"/>
        </w:rPr>
        <w:t>under the supervision of “</w:t>
      </w:r>
      <w:r w:rsidRPr="00A10CFB">
        <w:rPr>
          <w:rFonts w:ascii="Times New Roman" w:eastAsiaTheme="majorEastAsia" w:hAnsi="Times New Roman" w:cs="Times New Roman"/>
          <w:b/>
          <w:bCs/>
          <w:sz w:val="28"/>
          <w:szCs w:val="28"/>
          <w:lang w:val="en-GB"/>
        </w:rPr>
        <w:t>Dr. Farrukh Zeeshan Khan</w:t>
      </w:r>
      <w:r w:rsidRPr="00A10CFB">
        <w:rPr>
          <w:rFonts w:ascii="Times New Roman" w:eastAsiaTheme="majorEastAsia" w:hAnsi="Times New Roman" w:cs="Times New Roman"/>
          <w:sz w:val="28"/>
          <w:szCs w:val="28"/>
          <w:lang w:val="en-GB"/>
        </w:rPr>
        <w:t>” and that, in his opinion, it is in scope and is in fully adequacy and quality of the degree of Bachelor of Science in Computer Sciences.</w:t>
      </w:r>
    </w:p>
    <w:p w14:paraId="15E750A2" w14:textId="77777777" w:rsidR="00EB3977" w:rsidRPr="00A10CFB" w:rsidRDefault="00EB3977" w:rsidP="00BB5248">
      <w:pPr>
        <w:spacing w:line="360" w:lineRule="auto"/>
        <w:jc w:val="right"/>
        <w:rPr>
          <w:rFonts w:ascii="Times New Roman" w:eastAsiaTheme="majorEastAsia" w:hAnsi="Times New Roman" w:cs="Times New Roman"/>
          <w:b/>
          <w:bCs/>
          <w:sz w:val="28"/>
          <w:szCs w:val="28"/>
          <w:lang w:val="en-GB"/>
        </w:rPr>
      </w:pPr>
      <w:r w:rsidRPr="00A10CFB">
        <w:rPr>
          <w:rFonts w:ascii="Times New Roman" w:eastAsiaTheme="majorEastAsia" w:hAnsi="Times New Roman" w:cs="Times New Roman"/>
          <w:b/>
          <w:bCs/>
          <w:sz w:val="28"/>
          <w:szCs w:val="28"/>
          <w:lang w:val="en-GB"/>
        </w:rPr>
        <w:t>External Examiner</w:t>
      </w:r>
    </w:p>
    <w:p w14:paraId="660D01EF"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1C1018AD"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308F5913"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0658F889"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1E434FF3" w14:textId="77777777" w:rsidR="00EB3977" w:rsidRPr="00A10CFB" w:rsidRDefault="00EB3977" w:rsidP="00BB5248">
      <w:pPr>
        <w:spacing w:line="360" w:lineRule="auto"/>
        <w:rPr>
          <w:rFonts w:ascii="Times New Roman" w:eastAsiaTheme="majorEastAsia" w:hAnsi="Times New Roman" w:cs="Times New Roman"/>
          <w:b/>
          <w:bCs/>
          <w:sz w:val="28"/>
          <w:szCs w:val="28"/>
          <w:lang w:val="en-GB"/>
        </w:rPr>
      </w:pPr>
      <w:r w:rsidRPr="00A10CFB">
        <w:rPr>
          <w:rFonts w:ascii="Times New Roman" w:eastAsiaTheme="majorEastAsia" w:hAnsi="Times New Roman" w:cs="Times New Roman"/>
          <w:b/>
          <w:bCs/>
          <w:sz w:val="28"/>
          <w:szCs w:val="28"/>
          <w:lang w:val="en-GB"/>
        </w:rPr>
        <w:t>Supervisor</w:t>
      </w:r>
    </w:p>
    <w:p w14:paraId="175EEF40" w14:textId="77777777" w:rsidR="00EB3977" w:rsidRPr="00A10CFB" w:rsidRDefault="00EB3977" w:rsidP="00BB5248">
      <w:pPr>
        <w:spacing w:line="360" w:lineRule="auto"/>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Dr. Farrukh Zeeshan Khan</w:t>
      </w:r>
    </w:p>
    <w:p w14:paraId="300D3927" w14:textId="77777777" w:rsidR="00EB3977" w:rsidRPr="00A10CFB" w:rsidRDefault="00EB3977" w:rsidP="00BB5248">
      <w:pPr>
        <w:spacing w:line="360" w:lineRule="auto"/>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Computer Science Department</w:t>
      </w:r>
    </w:p>
    <w:p w14:paraId="06564AEA" w14:textId="77777777" w:rsidR="00EB3977" w:rsidRPr="00A10CFB" w:rsidRDefault="00EB3977" w:rsidP="00BB5248">
      <w:pPr>
        <w:spacing w:line="360" w:lineRule="auto"/>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UET, Taxila</w:t>
      </w:r>
    </w:p>
    <w:p w14:paraId="378499E5"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7510CA71"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6BF4BA08" w14:textId="77777777" w:rsidR="00EB3977" w:rsidRPr="00A10CFB" w:rsidRDefault="00EB3977" w:rsidP="00BB5248">
      <w:pPr>
        <w:spacing w:line="360" w:lineRule="auto"/>
        <w:rPr>
          <w:rFonts w:ascii="Times New Roman" w:eastAsiaTheme="majorEastAsia" w:hAnsi="Times New Roman" w:cs="Times New Roman"/>
          <w:sz w:val="28"/>
          <w:szCs w:val="28"/>
          <w:lang w:val="en-GB"/>
        </w:rPr>
      </w:pPr>
    </w:p>
    <w:p w14:paraId="2691A7D0" w14:textId="77777777" w:rsidR="00EB3977" w:rsidRPr="00A10CFB" w:rsidRDefault="00EB3977" w:rsidP="00BB5248">
      <w:pPr>
        <w:spacing w:line="360" w:lineRule="auto"/>
        <w:rPr>
          <w:rFonts w:ascii="Times New Roman" w:eastAsiaTheme="majorEastAsia" w:hAnsi="Times New Roman" w:cs="Times New Roman"/>
          <w:b/>
          <w:bCs/>
          <w:sz w:val="28"/>
          <w:szCs w:val="28"/>
          <w:lang w:val="en-GB"/>
        </w:rPr>
      </w:pPr>
      <w:r w:rsidRPr="00A10CFB">
        <w:rPr>
          <w:rFonts w:ascii="Times New Roman" w:eastAsiaTheme="majorEastAsia" w:hAnsi="Times New Roman" w:cs="Times New Roman"/>
          <w:b/>
          <w:bCs/>
          <w:sz w:val="28"/>
          <w:szCs w:val="28"/>
          <w:lang w:val="en-GB"/>
        </w:rPr>
        <w:t>Head of Department</w:t>
      </w:r>
    </w:p>
    <w:p w14:paraId="3CDFA769" w14:textId="77777777" w:rsidR="00EB3977" w:rsidRPr="00A10CFB" w:rsidRDefault="00EB3977" w:rsidP="00BB5248">
      <w:pPr>
        <w:spacing w:line="360" w:lineRule="auto"/>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Department of Computer Science</w:t>
      </w:r>
    </w:p>
    <w:p w14:paraId="03992849" w14:textId="3268044E" w:rsidR="007B0A01" w:rsidRPr="00A10CFB" w:rsidRDefault="00EB3977" w:rsidP="00BB5248">
      <w:pPr>
        <w:spacing w:line="360" w:lineRule="auto"/>
        <w:rPr>
          <w:rFonts w:ascii="Times New Roman" w:eastAsiaTheme="majorEastAsia" w:hAnsi="Times New Roman" w:cs="Times New Roman"/>
          <w:sz w:val="28"/>
          <w:szCs w:val="28"/>
          <w:lang w:val="en-GB"/>
        </w:rPr>
      </w:pPr>
      <w:r w:rsidRPr="00A10CFB">
        <w:rPr>
          <w:rFonts w:ascii="Times New Roman" w:eastAsiaTheme="majorEastAsia" w:hAnsi="Times New Roman" w:cs="Times New Roman"/>
          <w:sz w:val="28"/>
          <w:szCs w:val="28"/>
          <w:lang w:val="en-GB"/>
        </w:rPr>
        <w:t>UET, Taxila</w:t>
      </w:r>
    </w:p>
    <w:p w14:paraId="5BAA5CD3" w14:textId="38C2E4B9" w:rsidR="007B0A01" w:rsidRPr="00A10CFB" w:rsidRDefault="007B0A01" w:rsidP="00BB5248">
      <w:pPr>
        <w:spacing w:line="360" w:lineRule="auto"/>
        <w:jc w:val="center"/>
        <w:rPr>
          <w:rFonts w:ascii="Times New Roman" w:hAnsi="Times New Roman" w:cs="Times New Roman"/>
          <w:b/>
          <w:bCs/>
          <w:sz w:val="28"/>
          <w:szCs w:val="28"/>
        </w:rPr>
      </w:pPr>
      <w:r w:rsidRPr="00A10CFB">
        <w:rPr>
          <w:rFonts w:ascii="Times New Roman" w:hAnsi="Times New Roman" w:cs="Times New Roman"/>
          <w:b/>
          <w:bCs/>
          <w:sz w:val="28"/>
          <w:szCs w:val="28"/>
        </w:rPr>
        <w:lastRenderedPageBreak/>
        <w:t>Abstract</w:t>
      </w:r>
    </w:p>
    <w:p w14:paraId="41DBEA16" w14:textId="48BB7CAA" w:rsidR="00877503" w:rsidRPr="00A10CFB" w:rsidRDefault="00877503" w:rsidP="00BB5248">
      <w:pPr>
        <w:spacing w:line="360" w:lineRule="auto"/>
        <w:jc w:val="both"/>
        <w:rPr>
          <w:rFonts w:ascii="Times New Roman" w:hAnsi="Times New Roman" w:cs="Times New Roman"/>
        </w:rPr>
      </w:pPr>
      <w:r w:rsidRPr="00A10CFB">
        <w:rPr>
          <w:rFonts w:ascii="Times New Roman" w:hAnsi="Times New Roman" w:cs="Times New Roman"/>
        </w:rPr>
        <w:t>In recent years, the job market has become very competitive, requiring both job seekers and recruiters to go through additional complex steps to find the right match. Job seekers face difficulty while curating ATS optimized resumes, finding jobs according to their expertise and experience and applying at multiple positions effectively. Another issue</w:t>
      </w:r>
      <w:r w:rsidR="002B0F79" w:rsidRPr="00A10CFB">
        <w:rPr>
          <w:rFonts w:ascii="Times New Roman" w:hAnsi="Times New Roman" w:cs="Times New Roman"/>
        </w:rPr>
        <w:t xml:space="preserve"> faced by applicants is not </w:t>
      </w:r>
      <w:r w:rsidRPr="00A10CFB">
        <w:rPr>
          <w:rFonts w:ascii="Times New Roman" w:hAnsi="Times New Roman" w:cs="Times New Roman"/>
        </w:rPr>
        <w:t>know</w:t>
      </w:r>
      <w:r w:rsidR="00A86E9F" w:rsidRPr="00A10CFB">
        <w:rPr>
          <w:rFonts w:ascii="Times New Roman" w:hAnsi="Times New Roman" w:cs="Times New Roman"/>
        </w:rPr>
        <w:t>ing</w:t>
      </w:r>
      <w:r w:rsidRPr="00A10CFB">
        <w:rPr>
          <w:rFonts w:ascii="Times New Roman" w:hAnsi="Times New Roman" w:cs="Times New Roman"/>
        </w:rPr>
        <w:t xml:space="preserve"> whether their application is being opened or not or what part of the resume’s recruiters interact more. On the other hand, recruiters must sift to thousands of applications to find the right candidate. Existing platforms like LinkedIn, indeed and Glassdoor tried to bridge this gap in </w:t>
      </w:r>
      <w:r w:rsidR="00151686" w:rsidRPr="00A10CFB">
        <w:rPr>
          <w:rFonts w:ascii="Times New Roman" w:hAnsi="Times New Roman" w:cs="Times New Roman"/>
        </w:rPr>
        <w:t>the job</w:t>
      </w:r>
      <w:r w:rsidRPr="00A10CFB">
        <w:rPr>
          <w:rFonts w:ascii="Times New Roman" w:hAnsi="Times New Roman" w:cs="Times New Roman"/>
        </w:rPr>
        <w:t xml:space="preserve"> market but lack the AI-powered tools for efficient job recommendations</w:t>
      </w:r>
      <w:r w:rsidR="00151686" w:rsidRPr="00A10CFB">
        <w:rPr>
          <w:rFonts w:ascii="Times New Roman" w:hAnsi="Times New Roman" w:cs="Times New Roman"/>
        </w:rPr>
        <w:t>, automated resume generation and AI-optimized tool for filtering of candidates</w:t>
      </w:r>
      <w:r w:rsidR="001D5476" w:rsidRPr="00A10CFB">
        <w:rPr>
          <w:rFonts w:ascii="Times New Roman" w:hAnsi="Times New Roman" w:cs="Times New Roman"/>
        </w:rPr>
        <w:t>.</w:t>
      </w:r>
      <w:r w:rsidR="00151686" w:rsidRPr="00A10CFB">
        <w:rPr>
          <w:rFonts w:ascii="Times New Roman" w:hAnsi="Times New Roman" w:cs="Times New Roman"/>
        </w:rPr>
        <w:t xml:space="preserve"> </w:t>
      </w:r>
    </w:p>
    <w:p w14:paraId="140FD614" w14:textId="48552597" w:rsidR="0091051F" w:rsidRPr="00A10CFB" w:rsidRDefault="00151686" w:rsidP="00BB5248">
      <w:pPr>
        <w:spacing w:line="360" w:lineRule="auto"/>
        <w:jc w:val="both"/>
        <w:rPr>
          <w:rFonts w:ascii="Times New Roman" w:hAnsi="Times New Roman" w:cs="Times New Roman"/>
        </w:rPr>
      </w:pPr>
      <w:r w:rsidRPr="00A10CFB">
        <w:rPr>
          <w:rFonts w:ascii="Times New Roman" w:hAnsi="Times New Roman" w:cs="Times New Roman"/>
        </w:rPr>
        <w:t xml:space="preserve">To address these issues, this paper presents JobiVerse, a </w:t>
      </w:r>
      <w:r w:rsidRPr="00A10CFB">
        <w:rPr>
          <w:rFonts w:ascii="Times New Roman" w:hAnsi="Times New Roman" w:cs="Times New Roman"/>
          <w:b/>
          <w:bCs/>
        </w:rPr>
        <w:t xml:space="preserve">Software-as-a-Service (SaaS) Web Application </w:t>
      </w:r>
      <w:r w:rsidRPr="00A10CFB">
        <w:rPr>
          <w:rFonts w:ascii="Times New Roman" w:hAnsi="Times New Roman" w:cs="Times New Roman"/>
        </w:rPr>
        <w:t xml:space="preserve">designed to reform the recruitment ecosystem by utilizing modern Artificial Intelligence (AI) tools and Machine Learning (ML) technologies. JobiVerse serves as an all-in-one platform that modifies both job seeking and recruitment process by providing AI-powered tools. </w:t>
      </w:r>
      <w:r w:rsidR="0091051F" w:rsidRPr="00A10CFB">
        <w:rPr>
          <w:rFonts w:ascii="Times New Roman" w:hAnsi="Times New Roman" w:cs="Times New Roman"/>
        </w:rPr>
        <w:t xml:space="preserve">For job seekers tools </w:t>
      </w:r>
      <w:r w:rsidR="00BE1B66" w:rsidRPr="00A10CFB">
        <w:rPr>
          <w:rFonts w:ascii="Times New Roman" w:hAnsi="Times New Roman" w:cs="Times New Roman"/>
        </w:rPr>
        <w:t>like</w:t>
      </w:r>
      <w:r w:rsidR="0091051F" w:rsidRPr="00A10CFB">
        <w:rPr>
          <w:rFonts w:ascii="Times New Roman" w:hAnsi="Times New Roman" w:cs="Times New Roman"/>
        </w:rPr>
        <w:t xml:space="preserve"> </w:t>
      </w:r>
      <w:r w:rsidR="0091051F" w:rsidRPr="00A10CFB">
        <w:rPr>
          <w:rFonts w:ascii="Times New Roman" w:hAnsi="Times New Roman" w:cs="Times New Roman"/>
          <w:b/>
          <w:bCs/>
        </w:rPr>
        <w:t>Applicant Tracking System (ATS)</w:t>
      </w:r>
      <w:r w:rsidR="0091051F" w:rsidRPr="00A10CFB">
        <w:rPr>
          <w:rFonts w:ascii="Times New Roman" w:hAnsi="Times New Roman" w:cs="Times New Roman"/>
        </w:rPr>
        <w:t xml:space="preserve"> friendly resume generation, personalized job recommendation system and real time application tracking </w:t>
      </w:r>
      <w:r w:rsidR="00BC2335" w:rsidRPr="00A10CFB">
        <w:rPr>
          <w:rFonts w:ascii="Times New Roman" w:hAnsi="Times New Roman" w:cs="Times New Roman"/>
        </w:rPr>
        <w:t>are</w:t>
      </w:r>
      <w:r w:rsidR="0091051F" w:rsidRPr="00A10CFB">
        <w:rPr>
          <w:rFonts w:ascii="Times New Roman" w:hAnsi="Times New Roman" w:cs="Times New Roman"/>
        </w:rPr>
        <w:t xml:space="preserve"> available to make applying for jobs fast and efficient.</w:t>
      </w:r>
      <w:r w:rsidR="00BE1B66" w:rsidRPr="00A10CFB">
        <w:rPr>
          <w:rFonts w:ascii="Times New Roman" w:hAnsi="Times New Roman" w:cs="Times New Roman"/>
        </w:rPr>
        <w:t xml:space="preserve"> For recruiters tools like AI-powered candidate filtering to automate candidate screening is available. Moreover, an integrated interviewing system is present to reduce time spent juggling between different platforms.</w:t>
      </w:r>
    </w:p>
    <w:p w14:paraId="293DD677" w14:textId="3C3410AB" w:rsidR="00FC6CAD" w:rsidRPr="00A10CFB" w:rsidRDefault="00B44149" w:rsidP="00BB5248">
      <w:pPr>
        <w:spacing w:line="360" w:lineRule="auto"/>
        <w:jc w:val="both"/>
        <w:rPr>
          <w:rFonts w:ascii="Times New Roman" w:hAnsi="Times New Roman" w:cs="Times New Roman"/>
        </w:rPr>
      </w:pPr>
      <w:r w:rsidRPr="00A10CFB">
        <w:rPr>
          <w:rFonts w:ascii="Times New Roman" w:hAnsi="Times New Roman" w:cs="Times New Roman"/>
        </w:rPr>
        <w:t xml:space="preserve">JobiVerse follows Agile Framework as </w:t>
      </w:r>
      <w:r w:rsidRPr="00A10CFB">
        <w:rPr>
          <w:rFonts w:ascii="Times New Roman" w:hAnsi="Times New Roman" w:cs="Times New Roman"/>
          <w:b/>
          <w:bCs/>
        </w:rPr>
        <w:t xml:space="preserve">Development Methodology, </w:t>
      </w:r>
      <w:r w:rsidRPr="00A10CFB">
        <w:rPr>
          <w:rFonts w:ascii="Times New Roman" w:hAnsi="Times New Roman" w:cs="Times New Roman"/>
        </w:rPr>
        <w:t>ensuring repetitive development with continuous feedback. The platform’s architecture consists of Next.js and Tailwind</w:t>
      </w:r>
      <w:r w:rsidRPr="00A10CFB">
        <w:rPr>
          <w:rFonts w:ascii="Times New Roman" w:hAnsi="Times New Roman" w:cs="Times New Roman"/>
          <w:b/>
          <w:bCs/>
        </w:rPr>
        <w:t xml:space="preserve"> </w:t>
      </w:r>
      <w:r w:rsidRPr="00A10CFB">
        <w:rPr>
          <w:rFonts w:ascii="Times New Roman" w:hAnsi="Times New Roman" w:cs="Times New Roman"/>
        </w:rPr>
        <w:t>CSS-based frontend to create modern and responsive interface. While the backend is developed using Express.js and Python to handle the AI-driven tools. My SQL database is utilized to ensure structured data management. The testing phase includes extensive unit, integration and performance testing to guarantee seamless user experience.</w:t>
      </w:r>
    </w:p>
    <w:p w14:paraId="210A220A" w14:textId="14A1E95D" w:rsidR="00B316D3" w:rsidRPr="00A10CFB" w:rsidRDefault="008F4657" w:rsidP="00BB5248">
      <w:pPr>
        <w:spacing w:line="360" w:lineRule="auto"/>
        <w:jc w:val="both"/>
        <w:rPr>
          <w:rFonts w:ascii="Times New Roman" w:hAnsi="Times New Roman" w:cs="Times New Roman"/>
        </w:rPr>
      </w:pPr>
      <w:r w:rsidRPr="00A10CFB">
        <w:rPr>
          <w:rFonts w:ascii="Times New Roman" w:hAnsi="Times New Roman" w:cs="Times New Roman"/>
        </w:rPr>
        <w:t xml:space="preserve">The research highlights the usefulness of AI-powered recruitment solutions and their effect on </w:t>
      </w:r>
      <w:r w:rsidR="00FA68CA" w:rsidRPr="00A10CFB">
        <w:rPr>
          <w:rFonts w:ascii="Times New Roman" w:hAnsi="Times New Roman" w:cs="Times New Roman"/>
        </w:rPr>
        <w:t>the job</w:t>
      </w:r>
      <w:r w:rsidRPr="00A10CFB">
        <w:rPr>
          <w:rFonts w:ascii="Times New Roman" w:hAnsi="Times New Roman" w:cs="Times New Roman"/>
        </w:rPr>
        <w:t xml:space="preserve"> market. </w:t>
      </w:r>
      <w:r w:rsidRPr="00A10CFB">
        <w:rPr>
          <w:rFonts w:ascii="Times New Roman" w:hAnsi="Times New Roman" w:cs="Times New Roman"/>
          <w:b/>
          <w:bCs/>
        </w:rPr>
        <w:t>Future enhancements</w:t>
      </w:r>
      <w:r w:rsidRPr="00A10CFB">
        <w:rPr>
          <w:rFonts w:ascii="Times New Roman" w:hAnsi="Times New Roman" w:cs="Times New Roman"/>
        </w:rPr>
        <w:t xml:space="preserve"> may include integrating modified AI technology to incorporate sentiment analysis for interview assessments and integrating blockchain-based verification system to enhance authentication process.</w:t>
      </w:r>
      <w:r w:rsidR="00C94A3A" w:rsidRPr="00A10CFB">
        <w:rPr>
          <w:rFonts w:ascii="Times New Roman" w:hAnsi="Times New Roman" w:cs="Times New Roman"/>
        </w:rPr>
        <w:t xml:space="preserve"> </w:t>
      </w:r>
    </w:p>
    <w:sdt>
      <w:sdtPr>
        <w:rPr>
          <w:rFonts w:ascii="Times New Roman" w:eastAsiaTheme="minorHAnsi" w:hAnsi="Times New Roman" w:cs="Times New Roman"/>
          <w:color w:val="auto"/>
          <w:kern w:val="2"/>
          <w:sz w:val="24"/>
          <w:szCs w:val="24"/>
          <w14:ligatures w14:val="standardContextual"/>
        </w:rPr>
        <w:id w:val="468708436"/>
        <w:docPartObj>
          <w:docPartGallery w:val="Table of Contents"/>
          <w:docPartUnique/>
        </w:docPartObj>
      </w:sdtPr>
      <w:sdtEndPr>
        <w:rPr>
          <w:b/>
          <w:bCs/>
          <w:noProof/>
        </w:rPr>
      </w:sdtEndPr>
      <w:sdtContent>
        <w:p w14:paraId="6CE07654" w14:textId="4B20C40D" w:rsidR="00B316D3" w:rsidRPr="00A10CFB" w:rsidRDefault="00F95EAB" w:rsidP="00BB5248">
          <w:pPr>
            <w:pStyle w:val="TOCHeading"/>
            <w:spacing w:line="360" w:lineRule="auto"/>
            <w:jc w:val="both"/>
            <w:rPr>
              <w:rFonts w:ascii="Times New Roman" w:hAnsi="Times New Roman" w:cs="Times New Roman"/>
            </w:rPr>
          </w:pPr>
          <w:r w:rsidRPr="00A10CFB">
            <w:rPr>
              <w:rFonts w:ascii="Times New Roman" w:hAnsi="Times New Roman" w:cs="Times New Roman"/>
            </w:rPr>
            <w:t>Table of C</w:t>
          </w:r>
          <w:r w:rsidR="00B316D3" w:rsidRPr="00A10CFB">
            <w:rPr>
              <w:rFonts w:ascii="Times New Roman" w:hAnsi="Times New Roman" w:cs="Times New Roman"/>
            </w:rPr>
            <w:t>ontents</w:t>
          </w:r>
        </w:p>
        <w:p w14:paraId="75C6BE60" w14:textId="2663EB25" w:rsidR="00DE6B65" w:rsidRDefault="00B316D3">
          <w:pPr>
            <w:pStyle w:val="TOC1"/>
            <w:rPr>
              <w:rFonts w:asciiTheme="minorHAnsi" w:hAnsiTheme="minorHAnsi" w:cstheme="minorBidi"/>
              <w:b w:val="0"/>
              <w:bCs w:val="0"/>
              <w:kern w:val="2"/>
              <w:lang w:val="en-AE" w:eastAsia="en-AE"/>
              <w14:ligatures w14:val="standardContextual"/>
            </w:rPr>
          </w:pPr>
          <w:r w:rsidRPr="00A10CFB">
            <w:fldChar w:fldCharType="begin"/>
          </w:r>
          <w:r w:rsidRPr="00A10CFB">
            <w:instrText xml:space="preserve"> TOC \o "1-3" \h \z \u </w:instrText>
          </w:r>
          <w:r w:rsidRPr="00A10CFB">
            <w:fldChar w:fldCharType="separate"/>
          </w:r>
          <w:hyperlink w:anchor="_Toc203932183" w:history="1">
            <w:r w:rsidR="00DE6B65" w:rsidRPr="008A74D6">
              <w:rPr>
                <w:rStyle w:val="Hyperlink"/>
              </w:rPr>
              <w:t>Chapter 1: Introduction</w:t>
            </w:r>
            <w:r w:rsidR="00DE6B65">
              <w:rPr>
                <w:webHidden/>
              </w:rPr>
              <w:tab/>
            </w:r>
            <w:r w:rsidR="00DE6B65">
              <w:rPr>
                <w:webHidden/>
              </w:rPr>
              <w:fldChar w:fldCharType="begin"/>
            </w:r>
            <w:r w:rsidR="00DE6B65">
              <w:rPr>
                <w:webHidden/>
              </w:rPr>
              <w:instrText xml:space="preserve"> PAGEREF _Toc203932183 \h </w:instrText>
            </w:r>
            <w:r w:rsidR="00DE6B65">
              <w:rPr>
                <w:webHidden/>
              </w:rPr>
            </w:r>
            <w:r w:rsidR="00DE6B65">
              <w:rPr>
                <w:webHidden/>
              </w:rPr>
              <w:fldChar w:fldCharType="separate"/>
            </w:r>
            <w:r w:rsidR="00DE6B65">
              <w:rPr>
                <w:webHidden/>
              </w:rPr>
              <w:t>1</w:t>
            </w:r>
            <w:r w:rsidR="00DE6B65">
              <w:rPr>
                <w:webHidden/>
              </w:rPr>
              <w:fldChar w:fldCharType="end"/>
            </w:r>
          </w:hyperlink>
        </w:p>
        <w:p w14:paraId="64824FE6" w14:textId="654D2E27"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184" w:history="1">
            <w:r w:rsidRPr="008A74D6">
              <w:rPr>
                <w:rStyle w:val="Hyperlink"/>
                <w:rFonts w:ascii="Times New Roman" w:hAnsi="Times New Roman"/>
                <w:b/>
                <w:bCs/>
                <w:noProof/>
              </w:rPr>
              <w:t>1.1.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Introduction</w:t>
            </w:r>
            <w:r>
              <w:rPr>
                <w:noProof/>
                <w:webHidden/>
              </w:rPr>
              <w:tab/>
            </w:r>
            <w:r>
              <w:rPr>
                <w:noProof/>
                <w:webHidden/>
              </w:rPr>
              <w:fldChar w:fldCharType="begin"/>
            </w:r>
            <w:r>
              <w:rPr>
                <w:noProof/>
                <w:webHidden/>
              </w:rPr>
              <w:instrText xml:space="preserve"> PAGEREF _Toc203932184 \h </w:instrText>
            </w:r>
            <w:r>
              <w:rPr>
                <w:noProof/>
                <w:webHidden/>
              </w:rPr>
            </w:r>
            <w:r>
              <w:rPr>
                <w:noProof/>
                <w:webHidden/>
              </w:rPr>
              <w:fldChar w:fldCharType="separate"/>
            </w:r>
            <w:r>
              <w:rPr>
                <w:noProof/>
                <w:webHidden/>
              </w:rPr>
              <w:t>2</w:t>
            </w:r>
            <w:r>
              <w:rPr>
                <w:noProof/>
                <w:webHidden/>
              </w:rPr>
              <w:fldChar w:fldCharType="end"/>
            </w:r>
          </w:hyperlink>
        </w:p>
        <w:p w14:paraId="76402177" w14:textId="11341F79"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185" w:history="1">
            <w:r w:rsidRPr="008A74D6">
              <w:rPr>
                <w:rStyle w:val="Hyperlink"/>
                <w:rFonts w:ascii="Times New Roman" w:hAnsi="Times New Roman"/>
                <w:b/>
                <w:bCs/>
                <w:noProof/>
              </w:rPr>
              <w:t>1.1.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Objectives</w:t>
            </w:r>
            <w:r>
              <w:rPr>
                <w:noProof/>
                <w:webHidden/>
              </w:rPr>
              <w:tab/>
            </w:r>
            <w:r>
              <w:rPr>
                <w:noProof/>
                <w:webHidden/>
              </w:rPr>
              <w:fldChar w:fldCharType="begin"/>
            </w:r>
            <w:r>
              <w:rPr>
                <w:noProof/>
                <w:webHidden/>
              </w:rPr>
              <w:instrText xml:space="preserve"> PAGEREF _Toc203932185 \h </w:instrText>
            </w:r>
            <w:r>
              <w:rPr>
                <w:noProof/>
                <w:webHidden/>
              </w:rPr>
            </w:r>
            <w:r>
              <w:rPr>
                <w:noProof/>
                <w:webHidden/>
              </w:rPr>
              <w:fldChar w:fldCharType="separate"/>
            </w:r>
            <w:r>
              <w:rPr>
                <w:noProof/>
                <w:webHidden/>
              </w:rPr>
              <w:t>3</w:t>
            </w:r>
            <w:r>
              <w:rPr>
                <w:noProof/>
                <w:webHidden/>
              </w:rPr>
              <w:fldChar w:fldCharType="end"/>
            </w:r>
          </w:hyperlink>
        </w:p>
        <w:p w14:paraId="1550B630" w14:textId="2A8120AC"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186" w:history="1">
            <w:r w:rsidRPr="008A74D6">
              <w:rPr>
                <w:rStyle w:val="Hyperlink"/>
                <w:rFonts w:ascii="Times New Roman" w:hAnsi="Times New Roman"/>
                <w:b/>
                <w:bCs/>
                <w:noProof/>
              </w:rPr>
              <w:t>1.2.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Problem Statement</w:t>
            </w:r>
            <w:r>
              <w:rPr>
                <w:noProof/>
                <w:webHidden/>
              </w:rPr>
              <w:tab/>
            </w:r>
            <w:r>
              <w:rPr>
                <w:noProof/>
                <w:webHidden/>
              </w:rPr>
              <w:fldChar w:fldCharType="begin"/>
            </w:r>
            <w:r>
              <w:rPr>
                <w:noProof/>
                <w:webHidden/>
              </w:rPr>
              <w:instrText xml:space="preserve"> PAGEREF _Toc203932186 \h </w:instrText>
            </w:r>
            <w:r>
              <w:rPr>
                <w:noProof/>
                <w:webHidden/>
              </w:rPr>
            </w:r>
            <w:r>
              <w:rPr>
                <w:noProof/>
                <w:webHidden/>
              </w:rPr>
              <w:fldChar w:fldCharType="separate"/>
            </w:r>
            <w:r>
              <w:rPr>
                <w:noProof/>
                <w:webHidden/>
              </w:rPr>
              <w:t>3</w:t>
            </w:r>
            <w:r>
              <w:rPr>
                <w:noProof/>
                <w:webHidden/>
              </w:rPr>
              <w:fldChar w:fldCharType="end"/>
            </w:r>
          </w:hyperlink>
        </w:p>
        <w:p w14:paraId="546A0EE7" w14:textId="47E661B2"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187" w:history="1">
            <w:r w:rsidRPr="008A74D6">
              <w:rPr>
                <w:rStyle w:val="Hyperlink"/>
                <w:rFonts w:ascii="Times New Roman" w:hAnsi="Times New Roman"/>
                <w:b/>
                <w:bCs/>
                <w:noProof/>
              </w:rPr>
              <w:t>1.3.</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Project Scope</w:t>
            </w:r>
            <w:r>
              <w:rPr>
                <w:noProof/>
                <w:webHidden/>
              </w:rPr>
              <w:tab/>
            </w:r>
            <w:r>
              <w:rPr>
                <w:noProof/>
                <w:webHidden/>
              </w:rPr>
              <w:fldChar w:fldCharType="begin"/>
            </w:r>
            <w:r>
              <w:rPr>
                <w:noProof/>
                <w:webHidden/>
              </w:rPr>
              <w:instrText xml:space="preserve"> PAGEREF _Toc203932187 \h </w:instrText>
            </w:r>
            <w:r>
              <w:rPr>
                <w:noProof/>
                <w:webHidden/>
              </w:rPr>
            </w:r>
            <w:r>
              <w:rPr>
                <w:noProof/>
                <w:webHidden/>
              </w:rPr>
              <w:fldChar w:fldCharType="separate"/>
            </w:r>
            <w:r>
              <w:rPr>
                <w:noProof/>
                <w:webHidden/>
              </w:rPr>
              <w:t>4</w:t>
            </w:r>
            <w:r>
              <w:rPr>
                <w:noProof/>
                <w:webHidden/>
              </w:rPr>
              <w:fldChar w:fldCharType="end"/>
            </w:r>
          </w:hyperlink>
        </w:p>
        <w:p w14:paraId="03CA87FE" w14:textId="3E2FA56D"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188" w:history="1">
            <w:r w:rsidRPr="008A74D6">
              <w:rPr>
                <w:rStyle w:val="Hyperlink"/>
                <w:rFonts w:ascii="Times New Roman" w:hAnsi="Times New Roman"/>
                <w:b/>
                <w:bCs/>
                <w:noProof/>
              </w:rPr>
              <w:t>1.3.1.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Candidate Portal Features</w:t>
            </w:r>
            <w:r>
              <w:rPr>
                <w:noProof/>
                <w:webHidden/>
              </w:rPr>
              <w:tab/>
            </w:r>
            <w:r>
              <w:rPr>
                <w:noProof/>
                <w:webHidden/>
              </w:rPr>
              <w:fldChar w:fldCharType="begin"/>
            </w:r>
            <w:r>
              <w:rPr>
                <w:noProof/>
                <w:webHidden/>
              </w:rPr>
              <w:instrText xml:space="preserve"> PAGEREF _Toc203932188 \h </w:instrText>
            </w:r>
            <w:r>
              <w:rPr>
                <w:noProof/>
                <w:webHidden/>
              </w:rPr>
            </w:r>
            <w:r>
              <w:rPr>
                <w:noProof/>
                <w:webHidden/>
              </w:rPr>
              <w:fldChar w:fldCharType="separate"/>
            </w:r>
            <w:r>
              <w:rPr>
                <w:noProof/>
                <w:webHidden/>
              </w:rPr>
              <w:t>4</w:t>
            </w:r>
            <w:r>
              <w:rPr>
                <w:noProof/>
                <w:webHidden/>
              </w:rPr>
              <w:fldChar w:fldCharType="end"/>
            </w:r>
          </w:hyperlink>
        </w:p>
        <w:p w14:paraId="0BCFC71C" w14:textId="624A989F"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189" w:history="1">
            <w:r w:rsidRPr="008A74D6">
              <w:rPr>
                <w:rStyle w:val="Hyperlink"/>
                <w:rFonts w:ascii="Times New Roman" w:hAnsi="Times New Roman"/>
                <w:b/>
                <w:bCs/>
                <w:noProof/>
              </w:rPr>
              <w:t>1.3.2.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Recruiter Portal Features</w:t>
            </w:r>
            <w:r>
              <w:rPr>
                <w:noProof/>
                <w:webHidden/>
              </w:rPr>
              <w:tab/>
            </w:r>
            <w:r>
              <w:rPr>
                <w:noProof/>
                <w:webHidden/>
              </w:rPr>
              <w:fldChar w:fldCharType="begin"/>
            </w:r>
            <w:r>
              <w:rPr>
                <w:noProof/>
                <w:webHidden/>
              </w:rPr>
              <w:instrText xml:space="preserve"> PAGEREF _Toc203932189 \h </w:instrText>
            </w:r>
            <w:r>
              <w:rPr>
                <w:noProof/>
                <w:webHidden/>
              </w:rPr>
            </w:r>
            <w:r>
              <w:rPr>
                <w:noProof/>
                <w:webHidden/>
              </w:rPr>
              <w:fldChar w:fldCharType="separate"/>
            </w:r>
            <w:r>
              <w:rPr>
                <w:noProof/>
                <w:webHidden/>
              </w:rPr>
              <w:t>4</w:t>
            </w:r>
            <w:r>
              <w:rPr>
                <w:noProof/>
                <w:webHidden/>
              </w:rPr>
              <w:fldChar w:fldCharType="end"/>
            </w:r>
          </w:hyperlink>
        </w:p>
        <w:p w14:paraId="3D163A9D" w14:textId="10A60E58"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190" w:history="1">
            <w:r w:rsidRPr="008A74D6">
              <w:rPr>
                <w:rStyle w:val="Hyperlink"/>
                <w:rFonts w:ascii="Times New Roman" w:hAnsi="Times New Roman"/>
                <w:b/>
                <w:bCs/>
                <w:noProof/>
              </w:rPr>
              <w:t>1.3.3.</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Admin Portal Features:</w:t>
            </w:r>
            <w:r>
              <w:rPr>
                <w:noProof/>
                <w:webHidden/>
              </w:rPr>
              <w:tab/>
            </w:r>
            <w:r>
              <w:rPr>
                <w:noProof/>
                <w:webHidden/>
              </w:rPr>
              <w:fldChar w:fldCharType="begin"/>
            </w:r>
            <w:r>
              <w:rPr>
                <w:noProof/>
                <w:webHidden/>
              </w:rPr>
              <w:instrText xml:space="preserve"> PAGEREF _Toc203932190 \h </w:instrText>
            </w:r>
            <w:r>
              <w:rPr>
                <w:noProof/>
                <w:webHidden/>
              </w:rPr>
            </w:r>
            <w:r>
              <w:rPr>
                <w:noProof/>
                <w:webHidden/>
              </w:rPr>
              <w:fldChar w:fldCharType="separate"/>
            </w:r>
            <w:r>
              <w:rPr>
                <w:noProof/>
                <w:webHidden/>
              </w:rPr>
              <w:t>5</w:t>
            </w:r>
            <w:r>
              <w:rPr>
                <w:noProof/>
                <w:webHidden/>
              </w:rPr>
              <w:fldChar w:fldCharType="end"/>
            </w:r>
          </w:hyperlink>
        </w:p>
        <w:p w14:paraId="18D370C7" w14:textId="68951495"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191" w:history="1">
            <w:r w:rsidRPr="008A74D6">
              <w:rPr>
                <w:rStyle w:val="Hyperlink"/>
                <w:rFonts w:ascii="Times New Roman" w:hAnsi="Times New Roman"/>
                <w:b/>
                <w:bCs/>
                <w:noProof/>
              </w:rPr>
              <w:t>1.4.</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Assumptions and Constraints</w:t>
            </w:r>
            <w:r>
              <w:rPr>
                <w:noProof/>
                <w:webHidden/>
              </w:rPr>
              <w:tab/>
            </w:r>
            <w:r>
              <w:rPr>
                <w:noProof/>
                <w:webHidden/>
              </w:rPr>
              <w:fldChar w:fldCharType="begin"/>
            </w:r>
            <w:r>
              <w:rPr>
                <w:noProof/>
                <w:webHidden/>
              </w:rPr>
              <w:instrText xml:space="preserve"> PAGEREF _Toc203932191 \h </w:instrText>
            </w:r>
            <w:r>
              <w:rPr>
                <w:noProof/>
                <w:webHidden/>
              </w:rPr>
            </w:r>
            <w:r>
              <w:rPr>
                <w:noProof/>
                <w:webHidden/>
              </w:rPr>
              <w:fldChar w:fldCharType="separate"/>
            </w:r>
            <w:r>
              <w:rPr>
                <w:noProof/>
                <w:webHidden/>
              </w:rPr>
              <w:t>5</w:t>
            </w:r>
            <w:r>
              <w:rPr>
                <w:noProof/>
                <w:webHidden/>
              </w:rPr>
              <w:fldChar w:fldCharType="end"/>
            </w:r>
          </w:hyperlink>
        </w:p>
        <w:p w14:paraId="029A50AC" w14:textId="4CD35696"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192" w:history="1">
            <w:r w:rsidRPr="008A74D6">
              <w:rPr>
                <w:rStyle w:val="Hyperlink"/>
                <w:rFonts w:ascii="Times New Roman" w:hAnsi="Times New Roman"/>
                <w:b/>
                <w:bCs/>
                <w:noProof/>
              </w:rPr>
              <w:t>1.4.1.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Assumptions</w:t>
            </w:r>
            <w:r>
              <w:rPr>
                <w:noProof/>
                <w:webHidden/>
              </w:rPr>
              <w:tab/>
            </w:r>
            <w:r>
              <w:rPr>
                <w:noProof/>
                <w:webHidden/>
              </w:rPr>
              <w:fldChar w:fldCharType="begin"/>
            </w:r>
            <w:r>
              <w:rPr>
                <w:noProof/>
                <w:webHidden/>
              </w:rPr>
              <w:instrText xml:space="preserve"> PAGEREF _Toc203932192 \h </w:instrText>
            </w:r>
            <w:r>
              <w:rPr>
                <w:noProof/>
                <w:webHidden/>
              </w:rPr>
            </w:r>
            <w:r>
              <w:rPr>
                <w:noProof/>
                <w:webHidden/>
              </w:rPr>
              <w:fldChar w:fldCharType="separate"/>
            </w:r>
            <w:r>
              <w:rPr>
                <w:noProof/>
                <w:webHidden/>
              </w:rPr>
              <w:t>5</w:t>
            </w:r>
            <w:r>
              <w:rPr>
                <w:noProof/>
                <w:webHidden/>
              </w:rPr>
              <w:fldChar w:fldCharType="end"/>
            </w:r>
          </w:hyperlink>
        </w:p>
        <w:p w14:paraId="751589CF" w14:textId="3999C41E"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193" w:history="1">
            <w:r w:rsidRPr="008A74D6">
              <w:rPr>
                <w:rStyle w:val="Hyperlink"/>
                <w:rFonts w:ascii="Times New Roman" w:hAnsi="Times New Roman"/>
                <w:b/>
                <w:bCs/>
                <w:noProof/>
              </w:rPr>
              <w:t>1.4.2.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Constraints</w:t>
            </w:r>
            <w:r>
              <w:rPr>
                <w:noProof/>
                <w:webHidden/>
              </w:rPr>
              <w:tab/>
            </w:r>
            <w:r>
              <w:rPr>
                <w:noProof/>
                <w:webHidden/>
              </w:rPr>
              <w:fldChar w:fldCharType="begin"/>
            </w:r>
            <w:r>
              <w:rPr>
                <w:noProof/>
                <w:webHidden/>
              </w:rPr>
              <w:instrText xml:space="preserve"> PAGEREF _Toc203932193 \h </w:instrText>
            </w:r>
            <w:r>
              <w:rPr>
                <w:noProof/>
                <w:webHidden/>
              </w:rPr>
            </w:r>
            <w:r>
              <w:rPr>
                <w:noProof/>
                <w:webHidden/>
              </w:rPr>
              <w:fldChar w:fldCharType="separate"/>
            </w:r>
            <w:r>
              <w:rPr>
                <w:noProof/>
                <w:webHidden/>
              </w:rPr>
              <w:t>6</w:t>
            </w:r>
            <w:r>
              <w:rPr>
                <w:noProof/>
                <w:webHidden/>
              </w:rPr>
              <w:fldChar w:fldCharType="end"/>
            </w:r>
          </w:hyperlink>
        </w:p>
        <w:p w14:paraId="5654B44D" w14:textId="7F0BFF4B" w:rsidR="00DE6B65" w:rsidRDefault="00DE6B65">
          <w:pPr>
            <w:pStyle w:val="TOC1"/>
            <w:rPr>
              <w:rFonts w:asciiTheme="minorHAnsi" w:hAnsiTheme="minorHAnsi" w:cstheme="minorBidi"/>
              <w:b w:val="0"/>
              <w:bCs w:val="0"/>
              <w:kern w:val="2"/>
              <w:lang w:val="en-AE" w:eastAsia="en-AE"/>
              <w14:ligatures w14:val="standardContextual"/>
            </w:rPr>
          </w:pPr>
          <w:hyperlink w:anchor="_Toc203932194" w:history="1">
            <w:r w:rsidRPr="008A74D6">
              <w:rPr>
                <w:rStyle w:val="Hyperlink"/>
              </w:rPr>
              <w:t>Chapter 2: Literature Review</w:t>
            </w:r>
            <w:r>
              <w:rPr>
                <w:webHidden/>
              </w:rPr>
              <w:tab/>
            </w:r>
            <w:r>
              <w:rPr>
                <w:webHidden/>
              </w:rPr>
              <w:fldChar w:fldCharType="begin"/>
            </w:r>
            <w:r>
              <w:rPr>
                <w:webHidden/>
              </w:rPr>
              <w:instrText xml:space="preserve"> PAGEREF _Toc203932194 \h </w:instrText>
            </w:r>
            <w:r>
              <w:rPr>
                <w:webHidden/>
              </w:rPr>
            </w:r>
            <w:r>
              <w:rPr>
                <w:webHidden/>
              </w:rPr>
              <w:fldChar w:fldCharType="separate"/>
            </w:r>
            <w:r>
              <w:rPr>
                <w:webHidden/>
              </w:rPr>
              <w:t>7</w:t>
            </w:r>
            <w:r>
              <w:rPr>
                <w:webHidden/>
              </w:rPr>
              <w:fldChar w:fldCharType="end"/>
            </w:r>
          </w:hyperlink>
        </w:p>
        <w:p w14:paraId="0A95C053" w14:textId="696624FD"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195" w:history="1">
            <w:r w:rsidRPr="008A74D6">
              <w:rPr>
                <w:rStyle w:val="Hyperlink"/>
                <w:rFonts w:ascii="Times New Roman" w:hAnsi="Times New Roman"/>
                <w:b/>
                <w:bCs/>
                <w:noProof/>
              </w:rPr>
              <w:t>2.1. Introduction</w:t>
            </w:r>
            <w:r>
              <w:rPr>
                <w:noProof/>
                <w:webHidden/>
              </w:rPr>
              <w:tab/>
            </w:r>
            <w:r>
              <w:rPr>
                <w:noProof/>
                <w:webHidden/>
              </w:rPr>
              <w:fldChar w:fldCharType="begin"/>
            </w:r>
            <w:r>
              <w:rPr>
                <w:noProof/>
                <w:webHidden/>
              </w:rPr>
              <w:instrText xml:space="preserve"> PAGEREF _Toc203932195 \h </w:instrText>
            </w:r>
            <w:r>
              <w:rPr>
                <w:noProof/>
                <w:webHidden/>
              </w:rPr>
            </w:r>
            <w:r>
              <w:rPr>
                <w:noProof/>
                <w:webHidden/>
              </w:rPr>
              <w:fldChar w:fldCharType="separate"/>
            </w:r>
            <w:r>
              <w:rPr>
                <w:noProof/>
                <w:webHidden/>
              </w:rPr>
              <w:t>8</w:t>
            </w:r>
            <w:r>
              <w:rPr>
                <w:noProof/>
                <w:webHidden/>
              </w:rPr>
              <w:fldChar w:fldCharType="end"/>
            </w:r>
          </w:hyperlink>
        </w:p>
        <w:p w14:paraId="2DFFD52B" w14:textId="0BC88D1F"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196" w:history="1">
            <w:r w:rsidRPr="008A74D6">
              <w:rPr>
                <w:rStyle w:val="Hyperlink"/>
                <w:rFonts w:ascii="Times New Roman" w:hAnsi="Times New Roman"/>
                <w:b/>
                <w:bCs/>
                <w:noProof/>
              </w:rPr>
              <w:t>2.2. Literature Review</w:t>
            </w:r>
            <w:r>
              <w:rPr>
                <w:noProof/>
                <w:webHidden/>
              </w:rPr>
              <w:tab/>
            </w:r>
            <w:r>
              <w:rPr>
                <w:noProof/>
                <w:webHidden/>
              </w:rPr>
              <w:fldChar w:fldCharType="begin"/>
            </w:r>
            <w:r>
              <w:rPr>
                <w:noProof/>
                <w:webHidden/>
              </w:rPr>
              <w:instrText xml:space="preserve"> PAGEREF _Toc203932196 \h </w:instrText>
            </w:r>
            <w:r>
              <w:rPr>
                <w:noProof/>
                <w:webHidden/>
              </w:rPr>
            </w:r>
            <w:r>
              <w:rPr>
                <w:noProof/>
                <w:webHidden/>
              </w:rPr>
              <w:fldChar w:fldCharType="separate"/>
            </w:r>
            <w:r>
              <w:rPr>
                <w:noProof/>
                <w:webHidden/>
              </w:rPr>
              <w:t>8</w:t>
            </w:r>
            <w:r>
              <w:rPr>
                <w:noProof/>
                <w:webHidden/>
              </w:rPr>
              <w:fldChar w:fldCharType="end"/>
            </w:r>
          </w:hyperlink>
        </w:p>
        <w:p w14:paraId="4AA1A21F" w14:textId="0A714AAB" w:rsidR="00DE6B65" w:rsidRDefault="00DE6B65">
          <w:pPr>
            <w:pStyle w:val="TOC1"/>
            <w:rPr>
              <w:rFonts w:asciiTheme="minorHAnsi" w:hAnsiTheme="minorHAnsi" w:cstheme="minorBidi"/>
              <w:b w:val="0"/>
              <w:bCs w:val="0"/>
              <w:kern w:val="2"/>
              <w:lang w:val="en-AE" w:eastAsia="en-AE"/>
              <w14:ligatures w14:val="standardContextual"/>
            </w:rPr>
          </w:pPr>
          <w:hyperlink w:anchor="_Toc203932197" w:history="1">
            <w:r w:rsidRPr="008A74D6">
              <w:rPr>
                <w:rStyle w:val="Hyperlink"/>
              </w:rPr>
              <w:t>Development Methodology</w:t>
            </w:r>
            <w:r>
              <w:rPr>
                <w:webHidden/>
              </w:rPr>
              <w:tab/>
            </w:r>
            <w:r>
              <w:rPr>
                <w:webHidden/>
              </w:rPr>
              <w:fldChar w:fldCharType="begin"/>
            </w:r>
            <w:r>
              <w:rPr>
                <w:webHidden/>
              </w:rPr>
              <w:instrText xml:space="preserve"> PAGEREF _Toc203932197 \h </w:instrText>
            </w:r>
            <w:r>
              <w:rPr>
                <w:webHidden/>
              </w:rPr>
            </w:r>
            <w:r>
              <w:rPr>
                <w:webHidden/>
              </w:rPr>
              <w:fldChar w:fldCharType="separate"/>
            </w:r>
            <w:r>
              <w:rPr>
                <w:webHidden/>
              </w:rPr>
              <w:t>17</w:t>
            </w:r>
            <w:r>
              <w:rPr>
                <w:webHidden/>
              </w:rPr>
              <w:fldChar w:fldCharType="end"/>
            </w:r>
          </w:hyperlink>
        </w:p>
        <w:p w14:paraId="35D54E63" w14:textId="343668EB" w:rsidR="00DE6B65" w:rsidRDefault="00DE6B65">
          <w:pPr>
            <w:pStyle w:val="TOC1"/>
            <w:rPr>
              <w:rFonts w:asciiTheme="minorHAnsi" w:hAnsiTheme="minorHAnsi" w:cstheme="minorBidi"/>
              <w:b w:val="0"/>
              <w:bCs w:val="0"/>
              <w:kern w:val="2"/>
              <w:lang w:val="en-AE" w:eastAsia="en-AE"/>
              <w14:ligatures w14:val="standardContextual"/>
            </w:rPr>
          </w:pPr>
          <w:hyperlink w:anchor="_Toc203932198" w:history="1">
            <w:r w:rsidRPr="008A74D6">
              <w:rPr>
                <w:rStyle w:val="Hyperlink"/>
              </w:rPr>
              <w:t>Chapter 3: Requirement Analysis</w:t>
            </w:r>
            <w:r>
              <w:rPr>
                <w:webHidden/>
              </w:rPr>
              <w:tab/>
            </w:r>
            <w:r>
              <w:rPr>
                <w:webHidden/>
              </w:rPr>
              <w:fldChar w:fldCharType="begin"/>
            </w:r>
            <w:r>
              <w:rPr>
                <w:webHidden/>
              </w:rPr>
              <w:instrText xml:space="preserve"> PAGEREF _Toc203932198 \h </w:instrText>
            </w:r>
            <w:r>
              <w:rPr>
                <w:webHidden/>
              </w:rPr>
            </w:r>
            <w:r>
              <w:rPr>
                <w:webHidden/>
              </w:rPr>
              <w:fldChar w:fldCharType="separate"/>
            </w:r>
            <w:r>
              <w:rPr>
                <w:webHidden/>
              </w:rPr>
              <w:t>18</w:t>
            </w:r>
            <w:r>
              <w:rPr>
                <w:webHidden/>
              </w:rPr>
              <w:fldChar w:fldCharType="end"/>
            </w:r>
          </w:hyperlink>
        </w:p>
        <w:p w14:paraId="532CFE9C" w14:textId="60A1D200"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199" w:history="1">
            <w:r w:rsidRPr="008A74D6">
              <w:rPr>
                <w:rStyle w:val="Hyperlink"/>
                <w:rFonts w:ascii="Times New Roman" w:hAnsi="Times New Roman"/>
                <w:b/>
                <w:bCs/>
                <w:noProof/>
              </w:rPr>
              <w:t>3.1.     List of Stakeholders</w:t>
            </w:r>
            <w:r>
              <w:rPr>
                <w:noProof/>
                <w:webHidden/>
              </w:rPr>
              <w:tab/>
            </w:r>
            <w:r>
              <w:rPr>
                <w:noProof/>
                <w:webHidden/>
              </w:rPr>
              <w:fldChar w:fldCharType="begin"/>
            </w:r>
            <w:r>
              <w:rPr>
                <w:noProof/>
                <w:webHidden/>
              </w:rPr>
              <w:instrText xml:space="preserve"> PAGEREF _Toc203932199 \h </w:instrText>
            </w:r>
            <w:r>
              <w:rPr>
                <w:noProof/>
                <w:webHidden/>
              </w:rPr>
            </w:r>
            <w:r>
              <w:rPr>
                <w:noProof/>
                <w:webHidden/>
              </w:rPr>
              <w:fldChar w:fldCharType="separate"/>
            </w:r>
            <w:r>
              <w:rPr>
                <w:noProof/>
                <w:webHidden/>
              </w:rPr>
              <w:t>19</w:t>
            </w:r>
            <w:r>
              <w:rPr>
                <w:noProof/>
                <w:webHidden/>
              </w:rPr>
              <w:fldChar w:fldCharType="end"/>
            </w:r>
          </w:hyperlink>
        </w:p>
        <w:p w14:paraId="00308DED" w14:textId="60A66CEA"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00" w:history="1">
            <w:r w:rsidRPr="008A74D6">
              <w:rPr>
                <w:rStyle w:val="Hyperlink"/>
                <w:rFonts w:ascii="Times New Roman" w:hAnsi="Times New Roman"/>
                <w:b/>
                <w:bCs/>
                <w:noProof/>
              </w:rPr>
              <w:t>3.2.     Requirement Elicitation</w:t>
            </w:r>
            <w:r>
              <w:rPr>
                <w:noProof/>
                <w:webHidden/>
              </w:rPr>
              <w:tab/>
            </w:r>
            <w:r>
              <w:rPr>
                <w:noProof/>
                <w:webHidden/>
              </w:rPr>
              <w:fldChar w:fldCharType="begin"/>
            </w:r>
            <w:r>
              <w:rPr>
                <w:noProof/>
                <w:webHidden/>
              </w:rPr>
              <w:instrText xml:space="preserve"> PAGEREF _Toc203932200 \h </w:instrText>
            </w:r>
            <w:r>
              <w:rPr>
                <w:noProof/>
                <w:webHidden/>
              </w:rPr>
            </w:r>
            <w:r>
              <w:rPr>
                <w:noProof/>
                <w:webHidden/>
              </w:rPr>
              <w:fldChar w:fldCharType="separate"/>
            </w:r>
            <w:r>
              <w:rPr>
                <w:noProof/>
                <w:webHidden/>
              </w:rPr>
              <w:t>20</w:t>
            </w:r>
            <w:r>
              <w:rPr>
                <w:noProof/>
                <w:webHidden/>
              </w:rPr>
              <w:fldChar w:fldCharType="end"/>
            </w:r>
          </w:hyperlink>
        </w:p>
        <w:p w14:paraId="61C17C1C" w14:textId="71F6881B"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01" w:history="1">
            <w:r w:rsidRPr="008A74D6">
              <w:rPr>
                <w:rStyle w:val="Hyperlink"/>
                <w:rFonts w:ascii="Times New Roman" w:hAnsi="Times New Roman"/>
                <w:b/>
                <w:bCs/>
                <w:noProof/>
              </w:rPr>
              <w:t>3.3.     Functional Requirements</w:t>
            </w:r>
            <w:r>
              <w:rPr>
                <w:noProof/>
                <w:webHidden/>
              </w:rPr>
              <w:tab/>
            </w:r>
            <w:r>
              <w:rPr>
                <w:noProof/>
                <w:webHidden/>
              </w:rPr>
              <w:fldChar w:fldCharType="begin"/>
            </w:r>
            <w:r>
              <w:rPr>
                <w:noProof/>
                <w:webHidden/>
              </w:rPr>
              <w:instrText xml:space="preserve"> PAGEREF _Toc203932201 \h </w:instrText>
            </w:r>
            <w:r>
              <w:rPr>
                <w:noProof/>
                <w:webHidden/>
              </w:rPr>
            </w:r>
            <w:r>
              <w:rPr>
                <w:noProof/>
                <w:webHidden/>
              </w:rPr>
              <w:fldChar w:fldCharType="separate"/>
            </w:r>
            <w:r>
              <w:rPr>
                <w:noProof/>
                <w:webHidden/>
              </w:rPr>
              <w:t>23</w:t>
            </w:r>
            <w:r>
              <w:rPr>
                <w:noProof/>
                <w:webHidden/>
              </w:rPr>
              <w:fldChar w:fldCharType="end"/>
            </w:r>
          </w:hyperlink>
        </w:p>
        <w:p w14:paraId="56C33529" w14:textId="6BFCB479"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02" w:history="1">
            <w:r w:rsidRPr="008A74D6">
              <w:rPr>
                <w:rStyle w:val="Hyperlink"/>
                <w:rFonts w:ascii="Times New Roman" w:hAnsi="Times New Roman"/>
                <w:b/>
                <w:bCs/>
                <w:noProof/>
              </w:rPr>
              <w:t>3.4.     Non-Functional Requirements</w:t>
            </w:r>
            <w:r>
              <w:rPr>
                <w:noProof/>
                <w:webHidden/>
              </w:rPr>
              <w:tab/>
            </w:r>
            <w:r>
              <w:rPr>
                <w:noProof/>
                <w:webHidden/>
              </w:rPr>
              <w:fldChar w:fldCharType="begin"/>
            </w:r>
            <w:r>
              <w:rPr>
                <w:noProof/>
                <w:webHidden/>
              </w:rPr>
              <w:instrText xml:space="preserve"> PAGEREF _Toc203932202 \h </w:instrText>
            </w:r>
            <w:r>
              <w:rPr>
                <w:noProof/>
                <w:webHidden/>
              </w:rPr>
            </w:r>
            <w:r>
              <w:rPr>
                <w:noProof/>
                <w:webHidden/>
              </w:rPr>
              <w:fldChar w:fldCharType="separate"/>
            </w:r>
            <w:r>
              <w:rPr>
                <w:noProof/>
                <w:webHidden/>
              </w:rPr>
              <w:t>24</w:t>
            </w:r>
            <w:r>
              <w:rPr>
                <w:noProof/>
                <w:webHidden/>
              </w:rPr>
              <w:fldChar w:fldCharType="end"/>
            </w:r>
          </w:hyperlink>
        </w:p>
        <w:p w14:paraId="19DB38D8" w14:textId="39CD0F4D"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03" w:history="1">
            <w:r w:rsidRPr="008A74D6">
              <w:rPr>
                <w:rStyle w:val="Hyperlink"/>
                <w:rFonts w:ascii="Times New Roman" w:hAnsi="Times New Roman"/>
                <w:b/>
                <w:bCs/>
                <w:noProof/>
              </w:rPr>
              <w:t>3.5.     User Case Design and Description</w:t>
            </w:r>
            <w:r>
              <w:rPr>
                <w:noProof/>
                <w:webHidden/>
              </w:rPr>
              <w:tab/>
            </w:r>
            <w:r>
              <w:rPr>
                <w:noProof/>
                <w:webHidden/>
              </w:rPr>
              <w:fldChar w:fldCharType="begin"/>
            </w:r>
            <w:r>
              <w:rPr>
                <w:noProof/>
                <w:webHidden/>
              </w:rPr>
              <w:instrText xml:space="preserve"> PAGEREF _Toc203932203 \h </w:instrText>
            </w:r>
            <w:r>
              <w:rPr>
                <w:noProof/>
                <w:webHidden/>
              </w:rPr>
            </w:r>
            <w:r>
              <w:rPr>
                <w:noProof/>
                <w:webHidden/>
              </w:rPr>
              <w:fldChar w:fldCharType="separate"/>
            </w:r>
            <w:r>
              <w:rPr>
                <w:noProof/>
                <w:webHidden/>
              </w:rPr>
              <w:t>26</w:t>
            </w:r>
            <w:r>
              <w:rPr>
                <w:noProof/>
                <w:webHidden/>
              </w:rPr>
              <w:fldChar w:fldCharType="end"/>
            </w:r>
          </w:hyperlink>
        </w:p>
        <w:p w14:paraId="0A206CDF" w14:textId="0840E193"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04" w:history="1">
            <w:r w:rsidRPr="008A74D6">
              <w:rPr>
                <w:rStyle w:val="Hyperlink"/>
                <w:rFonts w:ascii="Times New Roman" w:hAnsi="Times New Roman"/>
                <w:b/>
                <w:noProof/>
              </w:rPr>
              <w:t>3.5.2.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Profile Creation</w:t>
            </w:r>
            <w:r>
              <w:rPr>
                <w:noProof/>
                <w:webHidden/>
              </w:rPr>
              <w:tab/>
            </w:r>
            <w:r>
              <w:rPr>
                <w:noProof/>
                <w:webHidden/>
              </w:rPr>
              <w:fldChar w:fldCharType="begin"/>
            </w:r>
            <w:r>
              <w:rPr>
                <w:noProof/>
                <w:webHidden/>
              </w:rPr>
              <w:instrText xml:space="preserve"> PAGEREF _Toc203932204 \h </w:instrText>
            </w:r>
            <w:r>
              <w:rPr>
                <w:noProof/>
                <w:webHidden/>
              </w:rPr>
            </w:r>
            <w:r>
              <w:rPr>
                <w:noProof/>
                <w:webHidden/>
              </w:rPr>
              <w:fldChar w:fldCharType="separate"/>
            </w:r>
            <w:r>
              <w:rPr>
                <w:noProof/>
                <w:webHidden/>
              </w:rPr>
              <w:t>28</w:t>
            </w:r>
            <w:r>
              <w:rPr>
                <w:noProof/>
                <w:webHidden/>
              </w:rPr>
              <w:fldChar w:fldCharType="end"/>
            </w:r>
          </w:hyperlink>
        </w:p>
        <w:p w14:paraId="18FD558B" w14:textId="5FE893BA"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05" w:history="1">
            <w:r w:rsidRPr="008A74D6">
              <w:rPr>
                <w:rStyle w:val="Hyperlink"/>
                <w:rFonts w:ascii="Times New Roman" w:hAnsi="Times New Roman"/>
                <w:b/>
                <w:noProof/>
              </w:rPr>
              <w:t>3.5.3.</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Build Resume using AI tool</w:t>
            </w:r>
            <w:r>
              <w:rPr>
                <w:noProof/>
                <w:webHidden/>
              </w:rPr>
              <w:tab/>
            </w:r>
            <w:r>
              <w:rPr>
                <w:noProof/>
                <w:webHidden/>
              </w:rPr>
              <w:fldChar w:fldCharType="begin"/>
            </w:r>
            <w:r>
              <w:rPr>
                <w:noProof/>
                <w:webHidden/>
              </w:rPr>
              <w:instrText xml:space="preserve"> PAGEREF _Toc203932205 \h </w:instrText>
            </w:r>
            <w:r>
              <w:rPr>
                <w:noProof/>
                <w:webHidden/>
              </w:rPr>
            </w:r>
            <w:r>
              <w:rPr>
                <w:noProof/>
                <w:webHidden/>
              </w:rPr>
              <w:fldChar w:fldCharType="separate"/>
            </w:r>
            <w:r>
              <w:rPr>
                <w:noProof/>
                <w:webHidden/>
              </w:rPr>
              <w:t>29</w:t>
            </w:r>
            <w:r>
              <w:rPr>
                <w:noProof/>
                <w:webHidden/>
              </w:rPr>
              <w:fldChar w:fldCharType="end"/>
            </w:r>
          </w:hyperlink>
        </w:p>
        <w:p w14:paraId="49C7879E" w14:textId="3440C527"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06" w:history="1">
            <w:r w:rsidRPr="008A74D6">
              <w:rPr>
                <w:rStyle w:val="Hyperlink"/>
                <w:rFonts w:ascii="Times New Roman" w:hAnsi="Times New Roman"/>
                <w:b/>
                <w:noProof/>
              </w:rPr>
              <w:t>3.5.4.</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Resume Analysis and Feedback</w:t>
            </w:r>
            <w:r>
              <w:rPr>
                <w:noProof/>
                <w:webHidden/>
              </w:rPr>
              <w:tab/>
            </w:r>
            <w:r>
              <w:rPr>
                <w:noProof/>
                <w:webHidden/>
              </w:rPr>
              <w:fldChar w:fldCharType="begin"/>
            </w:r>
            <w:r>
              <w:rPr>
                <w:noProof/>
                <w:webHidden/>
              </w:rPr>
              <w:instrText xml:space="preserve"> PAGEREF _Toc203932206 \h </w:instrText>
            </w:r>
            <w:r>
              <w:rPr>
                <w:noProof/>
                <w:webHidden/>
              </w:rPr>
            </w:r>
            <w:r>
              <w:rPr>
                <w:noProof/>
                <w:webHidden/>
              </w:rPr>
              <w:fldChar w:fldCharType="separate"/>
            </w:r>
            <w:r>
              <w:rPr>
                <w:noProof/>
                <w:webHidden/>
              </w:rPr>
              <w:t>29</w:t>
            </w:r>
            <w:r>
              <w:rPr>
                <w:noProof/>
                <w:webHidden/>
              </w:rPr>
              <w:fldChar w:fldCharType="end"/>
            </w:r>
          </w:hyperlink>
        </w:p>
        <w:p w14:paraId="06AA953D" w14:textId="095EC31C"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07" w:history="1">
            <w:r w:rsidRPr="008A74D6">
              <w:rPr>
                <w:rStyle w:val="Hyperlink"/>
                <w:rFonts w:ascii="Times New Roman" w:hAnsi="Times New Roman"/>
                <w:b/>
                <w:noProof/>
              </w:rPr>
              <w:t>3.5.5.</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Job Recommendations</w:t>
            </w:r>
            <w:r>
              <w:rPr>
                <w:noProof/>
                <w:webHidden/>
              </w:rPr>
              <w:tab/>
            </w:r>
            <w:r>
              <w:rPr>
                <w:noProof/>
                <w:webHidden/>
              </w:rPr>
              <w:fldChar w:fldCharType="begin"/>
            </w:r>
            <w:r>
              <w:rPr>
                <w:noProof/>
                <w:webHidden/>
              </w:rPr>
              <w:instrText xml:space="preserve"> PAGEREF _Toc203932207 \h </w:instrText>
            </w:r>
            <w:r>
              <w:rPr>
                <w:noProof/>
                <w:webHidden/>
              </w:rPr>
            </w:r>
            <w:r>
              <w:rPr>
                <w:noProof/>
                <w:webHidden/>
              </w:rPr>
              <w:fldChar w:fldCharType="separate"/>
            </w:r>
            <w:r>
              <w:rPr>
                <w:noProof/>
                <w:webHidden/>
              </w:rPr>
              <w:t>29</w:t>
            </w:r>
            <w:r>
              <w:rPr>
                <w:noProof/>
                <w:webHidden/>
              </w:rPr>
              <w:fldChar w:fldCharType="end"/>
            </w:r>
          </w:hyperlink>
        </w:p>
        <w:p w14:paraId="592BFAA8" w14:textId="42CCE525"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08" w:history="1">
            <w:r w:rsidRPr="008A74D6">
              <w:rPr>
                <w:rStyle w:val="Hyperlink"/>
                <w:rFonts w:ascii="Times New Roman" w:hAnsi="Times New Roman"/>
                <w:b/>
                <w:noProof/>
              </w:rPr>
              <w:t>3.5.6.</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Post a Job</w:t>
            </w:r>
            <w:r>
              <w:rPr>
                <w:noProof/>
                <w:webHidden/>
              </w:rPr>
              <w:tab/>
            </w:r>
            <w:r>
              <w:rPr>
                <w:noProof/>
                <w:webHidden/>
              </w:rPr>
              <w:fldChar w:fldCharType="begin"/>
            </w:r>
            <w:r>
              <w:rPr>
                <w:noProof/>
                <w:webHidden/>
              </w:rPr>
              <w:instrText xml:space="preserve"> PAGEREF _Toc203932208 \h </w:instrText>
            </w:r>
            <w:r>
              <w:rPr>
                <w:noProof/>
                <w:webHidden/>
              </w:rPr>
            </w:r>
            <w:r>
              <w:rPr>
                <w:noProof/>
                <w:webHidden/>
              </w:rPr>
              <w:fldChar w:fldCharType="separate"/>
            </w:r>
            <w:r>
              <w:rPr>
                <w:noProof/>
                <w:webHidden/>
              </w:rPr>
              <w:t>29</w:t>
            </w:r>
            <w:r>
              <w:rPr>
                <w:noProof/>
                <w:webHidden/>
              </w:rPr>
              <w:fldChar w:fldCharType="end"/>
            </w:r>
          </w:hyperlink>
        </w:p>
        <w:p w14:paraId="073BF366" w14:textId="40CBC1C6"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09" w:history="1">
            <w:r w:rsidRPr="008A74D6">
              <w:rPr>
                <w:rStyle w:val="Hyperlink"/>
                <w:rFonts w:ascii="Times New Roman" w:hAnsi="Times New Roman"/>
                <w:b/>
                <w:noProof/>
              </w:rPr>
              <w:t>3.5.7.</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Manage Job Applications</w:t>
            </w:r>
            <w:r>
              <w:rPr>
                <w:noProof/>
                <w:webHidden/>
              </w:rPr>
              <w:tab/>
            </w:r>
            <w:r>
              <w:rPr>
                <w:noProof/>
                <w:webHidden/>
              </w:rPr>
              <w:fldChar w:fldCharType="begin"/>
            </w:r>
            <w:r>
              <w:rPr>
                <w:noProof/>
                <w:webHidden/>
              </w:rPr>
              <w:instrText xml:space="preserve"> PAGEREF _Toc203932209 \h </w:instrText>
            </w:r>
            <w:r>
              <w:rPr>
                <w:noProof/>
                <w:webHidden/>
              </w:rPr>
            </w:r>
            <w:r>
              <w:rPr>
                <w:noProof/>
                <w:webHidden/>
              </w:rPr>
              <w:fldChar w:fldCharType="separate"/>
            </w:r>
            <w:r>
              <w:rPr>
                <w:noProof/>
                <w:webHidden/>
              </w:rPr>
              <w:t>30</w:t>
            </w:r>
            <w:r>
              <w:rPr>
                <w:noProof/>
                <w:webHidden/>
              </w:rPr>
              <w:fldChar w:fldCharType="end"/>
            </w:r>
          </w:hyperlink>
        </w:p>
        <w:p w14:paraId="21F546E8" w14:textId="15DDB0B9"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10" w:history="1">
            <w:r w:rsidRPr="008A74D6">
              <w:rPr>
                <w:rStyle w:val="Hyperlink"/>
                <w:rFonts w:ascii="Times New Roman" w:hAnsi="Times New Roman"/>
                <w:b/>
                <w:noProof/>
              </w:rPr>
              <w:t>3.5.8.</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Schedule Interviews</w:t>
            </w:r>
            <w:r>
              <w:rPr>
                <w:noProof/>
                <w:webHidden/>
              </w:rPr>
              <w:tab/>
            </w:r>
            <w:r>
              <w:rPr>
                <w:noProof/>
                <w:webHidden/>
              </w:rPr>
              <w:fldChar w:fldCharType="begin"/>
            </w:r>
            <w:r>
              <w:rPr>
                <w:noProof/>
                <w:webHidden/>
              </w:rPr>
              <w:instrText xml:space="preserve"> PAGEREF _Toc203932210 \h </w:instrText>
            </w:r>
            <w:r>
              <w:rPr>
                <w:noProof/>
                <w:webHidden/>
              </w:rPr>
            </w:r>
            <w:r>
              <w:rPr>
                <w:noProof/>
                <w:webHidden/>
              </w:rPr>
              <w:fldChar w:fldCharType="separate"/>
            </w:r>
            <w:r>
              <w:rPr>
                <w:noProof/>
                <w:webHidden/>
              </w:rPr>
              <w:t>30</w:t>
            </w:r>
            <w:r>
              <w:rPr>
                <w:noProof/>
                <w:webHidden/>
              </w:rPr>
              <w:fldChar w:fldCharType="end"/>
            </w:r>
          </w:hyperlink>
        </w:p>
        <w:p w14:paraId="59ADE442" w14:textId="22139243"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11" w:history="1">
            <w:r w:rsidRPr="008A74D6">
              <w:rPr>
                <w:rStyle w:val="Hyperlink"/>
                <w:rFonts w:ascii="Times New Roman" w:hAnsi="Times New Roman"/>
                <w:b/>
                <w:noProof/>
              </w:rPr>
              <w:t>3.5.9.</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Conduct Interviews</w:t>
            </w:r>
            <w:r>
              <w:rPr>
                <w:noProof/>
                <w:webHidden/>
              </w:rPr>
              <w:tab/>
            </w:r>
            <w:r>
              <w:rPr>
                <w:noProof/>
                <w:webHidden/>
              </w:rPr>
              <w:fldChar w:fldCharType="begin"/>
            </w:r>
            <w:r>
              <w:rPr>
                <w:noProof/>
                <w:webHidden/>
              </w:rPr>
              <w:instrText xml:space="preserve"> PAGEREF _Toc203932211 \h </w:instrText>
            </w:r>
            <w:r>
              <w:rPr>
                <w:noProof/>
                <w:webHidden/>
              </w:rPr>
            </w:r>
            <w:r>
              <w:rPr>
                <w:noProof/>
                <w:webHidden/>
              </w:rPr>
              <w:fldChar w:fldCharType="separate"/>
            </w:r>
            <w:r>
              <w:rPr>
                <w:noProof/>
                <w:webHidden/>
              </w:rPr>
              <w:t>30</w:t>
            </w:r>
            <w:r>
              <w:rPr>
                <w:noProof/>
                <w:webHidden/>
              </w:rPr>
              <w:fldChar w:fldCharType="end"/>
            </w:r>
          </w:hyperlink>
        </w:p>
        <w:p w14:paraId="7F1A97BB" w14:textId="762B5D02"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12" w:history="1">
            <w:r w:rsidRPr="008A74D6">
              <w:rPr>
                <w:rStyle w:val="Hyperlink"/>
                <w:rFonts w:ascii="Times New Roman" w:hAnsi="Times New Roman"/>
                <w:b/>
                <w:bCs/>
                <w:noProof/>
              </w:rPr>
              <w:t>Software Development Lifecycle Model</w:t>
            </w:r>
            <w:r>
              <w:rPr>
                <w:noProof/>
                <w:webHidden/>
              </w:rPr>
              <w:tab/>
            </w:r>
            <w:r>
              <w:rPr>
                <w:noProof/>
                <w:webHidden/>
              </w:rPr>
              <w:fldChar w:fldCharType="begin"/>
            </w:r>
            <w:r>
              <w:rPr>
                <w:noProof/>
                <w:webHidden/>
              </w:rPr>
              <w:instrText xml:space="preserve"> PAGEREF _Toc203932212 \h </w:instrText>
            </w:r>
            <w:r>
              <w:rPr>
                <w:noProof/>
                <w:webHidden/>
              </w:rPr>
            </w:r>
            <w:r>
              <w:rPr>
                <w:noProof/>
                <w:webHidden/>
              </w:rPr>
              <w:fldChar w:fldCharType="separate"/>
            </w:r>
            <w:r>
              <w:rPr>
                <w:noProof/>
                <w:webHidden/>
              </w:rPr>
              <w:t>30</w:t>
            </w:r>
            <w:r>
              <w:rPr>
                <w:noProof/>
                <w:webHidden/>
              </w:rPr>
              <w:fldChar w:fldCharType="end"/>
            </w:r>
          </w:hyperlink>
        </w:p>
        <w:p w14:paraId="3A3BE662" w14:textId="13700656" w:rsidR="00DE6B65" w:rsidRDefault="00DE6B65">
          <w:pPr>
            <w:pStyle w:val="TOC3"/>
            <w:tabs>
              <w:tab w:val="right" w:leader="dot" w:pos="9350"/>
            </w:tabs>
            <w:rPr>
              <w:rFonts w:cstheme="minorBidi"/>
              <w:noProof/>
              <w:kern w:val="2"/>
              <w:sz w:val="24"/>
              <w:szCs w:val="24"/>
              <w:lang w:val="en-AE" w:eastAsia="en-AE"/>
              <w14:ligatures w14:val="standardContextual"/>
            </w:rPr>
          </w:pPr>
          <w:hyperlink w:anchor="_Toc203932213" w:history="1">
            <w:r w:rsidRPr="008A74D6">
              <w:rPr>
                <w:rStyle w:val="Hyperlink"/>
                <w:rFonts w:ascii="Times New Roman" w:hAnsi="Times New Roman"/>
                <w:b/>
                <w:bCs/>
                <w:noProof/>
              </w:rPr>
              <w:t>3.6.2.   Justification for Selection</w:t>
            </w:r>
            <w:r>
              <w:rPr>
                <w:noProof/>
                <w:webHidden/>
              </w:rPr>
              <w:tab/>
            </w:r>
            <w:r>
              <w:rPr>
                <w:noProof/>
                <w:webHidden/>
              </w:rPr>
              <w:fldChar w:fldCharType="begin"/>
            </w:r>
            <w:r>
              <w:rPr>
                <w:noProof/>
                <w:webHidden/>
              </w:rPr>
              <w:instrText xml:space="preserve"> PAGEREF _Toc203932213 \h </w:instrText>
            </w:r>
            <w:r>
              <w:rPr>
                <w:noProof/>
                <w:webHidden/>
              </w:rPr>
            </w:r>
            <w:r>
              <w:rPr>
                <w:noProof/>
                <w:webHidden/>
              </w:rPr>
              <w:fldChar w:fldCharType="separate"/>
            </w:r>
            <w:r>
              <w:rPr>
                <w:noProof/>
                <w:webHidden/>
              </w:rPr>
              <w:t>31</w:t>
            </w:r>
            <w:r>
              <w:rPr>
                <w:noProof/>
                <w:webHidden/>
              </w:rPr>
              <w:fldChar w:fldCharType="end"/>
            </w:r>
          </w:hyperlink>
        </w:p>
        <w:p w14:paraId="27020469" w14:textId="33034288" w:rsidR="00DE6B65" w:rsidRDefault="00DE6B65">
          <w:pPr>
            <w:pStyle w:val="TOC3"/>
            <w:tabs>
              <w:tab w:val="right" w:leader="dot" w:pos="9350"/>
            </w:tabs>
            <w:rPr>
              <w:rFonts w:cstheme="minorBidi"/>
              <w:noProof/>
              <w:kern w:val="2"/>
              <w:sz w:val="24"/>
              <w:szCs w:val="24"/>
              <w:lang w:val="en-AE" w:eastAsia="en-AE"/>
              <w14:ligatures w14:val="standardContextual"/>
            </w:rPr>
          </w:pPr>
          <w:hyperlink w:anchor="_Toc203932214" w:history="1">
            <w:r w:rsidRPr="008A74D6">
              <w:rPr>
                <w:rStyle w:val="Hyperlink"/>
                <w:rFonts w:ascii="Times New Roman" w:hAnsi="Times New Roman"/>
                <w:b/>
                <w:bCs/>
                <w:noProof/>
              </w:rPr>
              <w:t>3.6.3.   Phases of the Development Lifecycle Model</w:t>
            </w:r>
            <w:r>
              <w:rPr>
                <w:noProof/>
                <w:webHidden/>
              </w:rPr>
              <w:tab/>
            </w:r>
            <w:r>
              <w:rPr>
                <w:noProof/>
                <w:webHidden/>
              </w:rPr>
              <w:fldChar w:fldCharType="begin"/>
            </w:r>
            <w:r>
              <w:rPr>
                <w:noProof/>
                <w:webHidden/>
              </w:rPr>
              <w:instrText xml:space="preserve"> PAGEREF _Toc203932214 \h </w:instrText>
            </w:r>
            <w:r>
              <w:rPr>
                <w:noProof/>
                <w:webHidden/>
              </w:rPr>
            </w:r>
            <w:r>
              <w:rPr>
                <w:noProof/>
                <w:webHidden/>
              </w:rPr>
              <w:fldChar w:fldCharType="separate"/>
            </w:r>
            <w:r>
              <w:rPr>
                <w:noProof/>
                <w:webHidden/>
              </w:rPr>
              <w:t>31</w:t>
            </w:r>
            <w:r>
              <w:rPr>
                <w:noProof/>
                <w:webHidden/>
              </w:rPr>
              <w:fldChar w:fldCharType="end"/>
            </w:r>
          </w:hyperlink>
        </w:p>
        <w:p w14:paraId="136FFC93" w14:textId="16A115AB" w:rsidR="00DE6B65" w:rsidRDefault="00DE6B65">
          <w:pPr>
            <w:pStyle w:val="TOC1"/>
            <w:rPr>
              <w:rFonts w:asciiTheme="minorHAnsi" w:hAnsiTheme="minorHAnsi" w:cstheme="minorBidi"/>
              <w:b w:val="0"/>
              <w:bCs w:val="0"/>
              <w:kern w:val="2"/>
              <w:lang w:val="en-AE" w:eastAsia="en-AE"/>
              <w14:ligatures w14:val="standardContextual"/>
            </w:rPr>
          </w:pPr>
          <w:hyperlink w:anchor="_Toc203932215" w:history="1">
            <w:r w:rsidRPr="008A74D6">
              <w:rPr>
                <w:rStyle w:val="Hyperlink"/>
              </w:rPr>
              <w:t>Chapter 4: System Design</w:t>
            </w:r>
            <w:r>
              <w:rPr>
                <w:webHidden/>
              </w:rPr>
              <w:tab/>
            </w:r>
            <w:r>
              <w:rPr>
                <w:webHidden/>
              </w:rPr>
              <w:fldChar w:fldCharType="begin"/>
            </w:r>
            <w:r>
              <w:rPr>
                <w:webHidden/>
              </w:rPr>
              <w:instrText xml:space="preserve"> PAGEREF _Toc203932215 \h </w:instrText>
            </w:r>
            <w:r>
              <w:rPr>
                <w:webHidden/>
              </w:rPr>
            </w:r>
            <w:r>
              <w:rPr>
                <w:webHidden/>
              </w:rPr>
              <w:fldChar w:fldCharType="separate"/>
            </w:r>
            <w:r>
              <w:rPr>
                <w:webHidden/>
              </w:rPr>
              <w:t>33</w:t>
            </w:r>
            <w:r>
              <w:rPr>
                <w:webHidden/>
              </w:rPr>
              <w:fldChar w:fldCharType="end"/>
            </w:r>
          </w:hyperlink>
        </w:p>
        <w:p w14:paraId="4A39515E" w14:textId="0484A172"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16" w:history="1">
            <w:r w:rsidRPr="008A74D6">
              <w:rPr>
                <w:rStyle w:val="Hyperlink"/>
                <w:rFonts w:ascii="Times New Roman" w:hAnsi="Times New Roman"/>
                <w:b/>
                <w:bCs/>
                <w:noProof/>
              </w:rPr>
              <w:t>4.1.   High Level System Architecture</w:t>
            </w:r>
            <w:r>
              <w:rPr>
                <w:noProof/>
                <w:webHidden/>
              </w:rPr>
              <w:tab/>
            </w:r>
            <w:r>
              <w:rPr>
                <w:noProof/>
                <w:webHidden/>
              </w:rPr>
              <w:fldChar w:fldCharType="begin"/>
            </w:r>
            <w:r>
              <w:rPr>
                <w:noProof/>
                <w:webHidden/>
              </w:rPr>
              <w:instrText xml:space="preserve"> PAGEREF _Toc203932216 \h </w:instrText>
            </w:r>
            <w:r>
              <w:rPr>
                <w:noProof/>
                <w:webHidden/>
              </w:rPr>
            </w:r>
            <w:r>
              <w:rPr>
                <w:noProof/>
                <w:webHidden/>
              </w:rPr>
              <w:fldChar w:fldCharType="separate"/>
            </w:r>
            <w:r>
              <w:rPr>
                <w:noProof/>
                <w:webHidden/>
              </w:rPr>
              <w:t>34</w:t>
            </w:r>
            <w:r>
              <w:rPr>
                <w:noProof/>
                <w:webHidden/>
              </w:rPr>
              <w:fldChar w:fldCharType="end"/>
            </w:r>
          </w:hyperlink>
        </w:p>
        <w:p w14:paraId="13F3654F" w14:textId="7978ED6D"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17" w:history="1">
            <w:r w:rsidRPr="008A74D6">
              <w:rPr>
                <w:rStyle w:val="Hyperlink"/>
                <w:rFonts w:ascii="Times New Roman" w:hAnsi="Times New Roman"/>
                <w:b/>
                <w:bCs/>
                <w:noProof/>
              </w:rPr>
              <w:t>4.2.   Key Modules of the System</w:t>
            </w:r>
            <w:r>
              <w:rPr>
                <w:noProof/>
                <w:webHidden/>
              </w:rPr>
              <w:tab/>
            </w:r>
            <w:r>
              <w:rPr>
                <w:noProof/>
                <w:webHidden/>
              </w:rPr>
              <w:fldChar w:fldCharType="begin"/>
            </w:r>
            <w:r>
              <w:rPr>
                <w:noProof/>
                <w:webHidden/>
              </w:rPr>
              <w:instrText xml:space="preserve"> PAGEREF _Toc203932217 \h </w:instrText>
            </w:r>
            <w:r>
              <w:rPr>
                <w:noProof/>
                <w:webHidden/>
              </w:rPr>
            </w:r>
            <w:r>
              <w:rPr>
                <w:noProof/>
                <w:webHidden/>
              </w:rPr>
              <w:fldChar w:fldCharType="separate"/>
            </w:r>
            <w:r>
              <w:rPr>
                <w:noProof/>
                <w:webHidden/>
              </w:rPr>
              <w:t>34</w:t>
            </w:r>
            <w:r>
              <w:rPr>
                <w:noProof/>
                <w:webHidden/>
              </w:rPr>
              <w:fldChar w:fldCharType="end"/>
            </w:r>
          </w:hyperlink>
        </w:p>
        <w:p w14:paraId="7B823939" w14:textId="45A22B28"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18" w:history="1">
            <w:r w:rsidRPr="008A74D6">
              <w:rPr>
                <w:rStyle w:val="Hyperlink"/>
                <w:rFonts w:ascii="Times New Roman" w:hAnsi="Times New Roman"/>
                <w:b/>
                <w:bCs/>
                <w:noProof/>
              </w:rPr>
              <w:t>4.3.   Work Breakdown Structure(WBS)</w:t>
            </w:r>
            <w:r>
              <w:rPr>
                <w:noProof/>
                <w:webHidden/>
              </w:rPr>
              <w:tab/>
            </w:r>
            <w:r>
              <w:rPr>
                <w:noProof/>
                <w:webHidden/>
              </w:rPr>
              <w:fldChar w:fldCharType="begin"/>
            </w:r>
            <w:r>
              <w:rPr>
                <w:noProof/>
                <w:webHidden/>
              </w:rPr>
              <w:instrText xml:space="preserve"> PAGEREF _Toc203932218 \h </w:instrText>
            </w:r>
            <w:r>
              <w:rPr>
                <w:noProof/>
                <w:webHidden/>
              </w:rPr>
            </w:r>
            <w:r>
              <w:rPr>
                <w:noProof/>
                <w:webHidden/>
              </w:rPr>
              <w:fldChar w:fldCharType="separate"/>
            </w:r>
            <w:r>
              <w:rPr>
                <w:noProof/>
                <w:webHidden/>
              </w:rPr>
              <w:t>35</w:t>
            </w:r>
            <w:r>
              <w:rPr>
                <w:noProof/>
                <w:webHidden/>
              </w:rPr>
              <w:fldChar w:fldCharType="end"/>
            </w:r>
          </w:hyperlink>
        </w:p>
        <w:p w14:paraId="4DDA4262" w14:textId="3721F42D"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19" w:history="1">
            <w:r w:rsidRPr="008A74D6">
              <w:rPr>
                <w:rStyle w:val="Hyperlink"/>
                <w:rFonts w:ascii="Times New Roman" w:hAnsi="Times New Roman"/>
                <w:b/>
                <w:bCs/>
                <w:noProof/>
              </w:rPr>
              <w:t>4.4.   Activity Diagram</w:t>
            </w:r>
            <w:r>
              <w:rPr>
                <w:noProof/>
                <w:webHidden/>
              </w:rPr>
              <w:tab/>
            </w:r>
            <w:r>
              <w:rPr>
                <w:noProof/>
                <w:webHidden/>
              </w:rPr>
              <w:fldChar w:fldCharType="begin"/>
            </w:r>
            <w:r>
              <w:rPr>
                <w:noProof/>
                <w:webHidden/>
              </w:rPr>
              <w:instrText xml:space="preserve"> PAGEREF _Toc203932219 \h </w:instrText>
            </w:r>
            <w:r>
              <w:rPr>
                <w:noProof/>
                <w:webHidden/>
              </w:rPr>
            </w:r>
            <w:r>
              <w:rPr>
                <w:noProof/>
                <w:webHidden/>
              </w:rPr>
              <w:fldChar w:fldCharType="separate"/>
            </w:r>
            <w:r>
              <w:rPr>
                <w:noProof/>
                <w:webHidden/>
              </w:rPr>
              <w:t>37</w:t>
            </w:r>
            <w:r>
              <w:rPr>
                <w:noProof/>
                <w:webHidden/>
              </w:rPr>
              <w:fldChar w:fldCharType="end"/>
            </w:r>
          </w:hyperlink>
        </w:p>
        <w:p w14:paraId="49317B0C" w14:textId="41410717"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20" w:history="1">
            <w:r w:rsidRPr="008A74D6">
              <w:rPr>
                <w:rStyle w:val="Hyperlink"/>
                <w:rFonts w:ascii="Times New Roman" w:hAnsi="Times New Roman"/>
                <w:b/>
                <w:bCs/>
                <w:noProof/>
              </w:rPr>
              <w:t>4.5. Architecture Diagram</w:t>
            </w:r>
            <w:r>
              <w:rPr>
                <w:noProof/>
                <w:webHidden/>
              </w:rPr>
              <w:tab/>
            </w:r>
            <w:r>
              <w:rPr>
                <w:noProof/>
                <w:webHidden/>
              </w:rPr>
              <w:fldChar w:fldCharType="begin"/>
            </w:r>
            <w:r>
              <w:rPr>
                <w:noProof/>
                <w:webHidden/>
              </w:rPr>
              <w:instrText xml:space="preserve"> PAGEREF _Toc203932220 \h </w:instrText>
            </w:r>
            <w:r>
              <w:rPr>
                <w:noProof/>
                <w:webHidden/>
              </w:rPr>
            </w:r>
            <w:r>
              <w:rPr>
                <w:noProof/>
                <w:webHidden/>
              </w:rPr>
              <w:fldChar w:fldCharType="separate"/>
            </w:r>
            <w:r>
              <w:rPr>
                <w:noProof/>
                <w:webHidden/>
              </w:rPr>
              <w:t>41</w:t>
            </w:r>
            <w:r>
              <w:rPr>
                <w:noProof/>
                <w:webHidden/>
              </w:rPr>
              <w:fldChar w:fldCharType="end"/>
            </w:r>
          </w:hyperlink>
        </w:p>
        <w:p w14:paraId="0A4A6636" w14:textId="5464551C"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21" w:history="1">
            <w:r w:rsidRPr="008A74D6">
              <w:rPr>
                <w:rStyle w:val="Hyperlink"/>
                <w:rFonts w:ascii="Times New Roman" w:hAnsi="Times New Roman"/>
                <w:b/>
                <w:bCs/>
                <w:noProof/>
              </w:rPr>
              <w:t>4.6. Database Design</w:t>
            </w:r>
            <w:r>
              <w:rPr>
                <w:noProof/>
                <w:webHidden/>
              </w:rPr>
              <w:tab/>
            </w:r>
            <w:r>
              <w:rPr>
                <w:noProof/>
                <w:webHidden/>
              </w:rPr>
              <w:fldChar w:fldCharType="begin"/>
            </w:r>
            <w:r>
              <w:rPr>
                <w:noProof/>
                <w:webHidden/>
              </w:rPr>
              <w:instrText xml:space="preserve"> PAGEREF _Toc203932221 \h </w:instrText>
            </w:r>
            <w:r>
              <w:rPr>
                <w:noProof/>
                <w:webHidden/>
              </w:rPr>
            </w:r>
            <w:r>
              <w:rPr>
                <w:noProof/>
                <w:webHidden/>
              </w:rPr>
              <w:fldChar w:fldCharType="separate"/>
            </w:r>
            <w:r>
              <w:rPr>
                <w:noProof/>
                <w:webHidden/>
              </w:rPr>
              <w:t>44</w:t>
            </w:r>
            <w:r>
              <w:rPr>
                <w:noProof/>
                <w:webHidden/>
              </w:rPr>
              <w:fldChar w:fldCharType="end"/>
            </w:r>
          </w:hyperlink>
        </w:p>
        <w:p w14:paraId="633FD9D7" w14:textId="383DE162" w:rsidR="00DE6B65" w:rsidRDefault="00DE6B65">
          <w:pPr>
            <w:pStyle w:val="TOC1"/>
            <w:rPr>
              <w:rFonts w:asciiTheme="minorHAnsi" w:hAnsiTheme="minorHAnsi" w:cstheme="minorBidi"/>
              <w:b w:val="0"/>
              <w:bCs w:val="0"/>
              <w:kern w:val="2"/>
              <w:lang w:val="en-AE" w:eastAsia="en-AE"/>
              <w14:ligatures w14:val="standardContextual"/>
            </w:rPr>
          </w:pPr>
          <w:hyperlink w:anchor="_Toc203932222" w:history="1">
            <w:r w:rsidRPr="008A74D6">
              <w:rPr>
                <w:rStyle w:val="Hyperlink"/>
              </w:rPr>
              <w:t>Chapter 5: System Implementation</w:t>
            </w:r>
            <w:r>
              <w:rPr>
                <w:webHidden/>
              </w:rPr>
              <w:tab/>
            </w:r>
            <w:r>
              <w:rPr>
                <w:webHidden/>
              </w:rPr>
              <w:fldChar w:fldCharType="begin"/>
            </w:r>
            <w:r>
              <w:rPr>
                <w:webHidden/>
              </w:rPr>
              <w:instrText xml:space="preserve"> PAGEREF _Toc203932222 \h </w:instrText>
            </w:r>
            <w:r>
              <w:rPr>
                <w:webHidden/>
              </w:rPr>
            </w:r>
            <w:r>
              <w:rPr>
                <w:webHidden/>
              </w:rPr>
              <w:fldChar w:fldCharType="separate"/>
            </w:r>
            <w:r>
              <w:rPr>
                <w:webHidden/>
              </w:rPr>
              <w:t>46</w:t>
            </w:r>
            <w:r>
              <w:rPr>
                <w:webHidden/>
              </w:rPr>
              <w:fldChar w:fldCharType="end"/>
            </w:r>
          </w:hyperlink>
        </w:p>
        <w:p w14:paraId="2394FE19" w14:textId="41216EFB"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223" w:history="1">
            <w:r w:rsidRPr="008A74D6">
              <w:rPr>
                <w:rStyle w:val="Hyperlink"/>
                <w:rFonts w:ascii="Times New Roman" w:hAnsi="Times New Roman"/>
                <w:b/>
                <w:bCs/>
                <w:noProof/>
              </w:rPr>
              <w:t>5.1.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Front End Development</w:t>
            </w:r>
            <w:r>
              <w:rPr>
                <w:noProof/>
                <w:webHidden/>
              </w:rPr>
              <w:tab/>
            </w:r>
            <w:r>
              <w:rPr>
                <w:noProof/>
                <w:webHidden/>
              </w:rPr>
              <w:fldChar w:fldCharType="begin"/>
            </w:r>
            <w:r>
              <w:rPr>
                <w:noProof/>
                <w:webHidden/>
              </w:rPr>
              <w:instrText xml:space="preserve"> PAGEREF _Toc203932223 \h </w:instrText>
            </w:r>
            <w:r>
              <w:rPr>
                <w:noProof/>
                <w:webHidden/>
              </w:rPr>
            </w:r>
            <w:r>
              <w:rPr>
                <w:noProof/>
                <w:webHidden/>
              </w:rPr>
              <w:fldChar w:fldCharType="separate"/>
            </w:r>
            <w:r>
              <w:rPr>
                <w:noProof/>
                <w:webHidden/>
              </w:rPr>
              <w:t>47</w:t>
            </w:r>
            <w:r>
              <w:rPr>
                <w:noProof/>
                <w:webHidden/>
              </w:rPr>
              <w:fldChar w:fldCharType="end"/>
            </w:r>
          </w:hyperlink>
        </w:p>
        <w:p w14:paraId="25E4DBA0" w14:textId="5EAD4366"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24" w:history="1">
            <w:r w:rsidRPr="008A74D6">
              <w:rPr>
                <w:rStyle w:val="Hyperlink"/>
                <w:rFonts w:ascii="Times New Roman" w:hAnsi="Times New Roman"/>
                <w:b/>
                <w:bCs/>
                <w:noProof/>
              </w:rPr>
              <w:t>5.1.1.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Core Design Principles</w:t>
            </w:r>
            <w:r>
              <w:rPr>
                <w:noProof/>
                <w:webHidden/>
              </w:rPr>
              <w:tab/>
            </w:r>
            <w:r>
              <w:rPr>
                <w:noProof/>
                <w:webHidden/>
              </w:rPr>
              <w:fldChar w:fldCharType="begin"/>
            </w:r>
            <w:r>
              <w:rPr>
                <w:noProof/>
                <w:webHidden/>
              </w:rPr>
              <w:instrText xml:space="preserve"> PAGEREF _Toc203932224 \h </w:instrText>
            </w:r>
            <w:r>
              <w:rPr>
                <w:noProof/>
                <w:webHidden/>
              </w:rPr>
            </w:r>
            <w:r>
              <w:rPr>
                <w:noProof/>
                <w:webHidden/>
              </w:rPr>
              <w:fldChar w:fldCharType="separate"/>
            </w:r>
            <w:r>
              <w:rPr>
                <w:noProof/>
                <w:webHidden/>
              </w:rPr>
              <w:t>47</w:t>
            </w:r>
            <w:r>
              <w:rPr>
                <w:noProof/>
                <w:webHidden/>
              </w:rPr>
              <w:fldChar w:fldCharType="end"/>
            </w:r>
          </w:hyperlink>
        </w:p>
        <w:p w14:paraId="57CA5B18" w14:textId="63A5A1CE"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225" w:history="1">
            <w:r w:rsidRPr="008A74D6">
              <w:rPr>
                <w:rStyle w:val="Hyperlink"/>
                <w:rFonts w:ascii="Times New Roman" w:hAnsi="Times New Roman"/>
                <w:b/>
                <w:bCs/>
                <w:noProof/>
              </w:rPr>
              <w:t>5.2.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Backend Implementation</w:t>
            </w:r>
            <w:r>
              <w:rPr>
                <w:noProof/>
                <w:webHidden/>
              </w:rPr>
              <w:tab/>
            </w:r>
            <w:r>
              <w:rPr>
                <w:noProof/>
                <w:webHidden/>
              </w:rPr>
              <w:fldChar w:fldCharType="begin"/>
            </w:r>
            <w:r>
              <w:rPr>
                <w:noProof/>
                <w:webHidden/>
              </w:rPr>
              <w:instrText xml:space="preserve"> PAGEREF _Toc203932225 \h </w:instrText>
            </w:r>
            <w:r>
              <w:rPr>
                <w:noProof/>
                <w:webHidden/>
              </w:rPr>
            </w:r>
            <w:r>
              <w:rPr>
                <w:noProof/>
                <w:webHidden/>
              </w:rPr>
              <w:fldChar w:fldCharType="separate"/>
            </w:r>
            <w:r>
              <w:rPr>
                <w:noProof/>
                <w:webHidden/>
              </w:rPr>
              <w:t>59</w:t>
            </w:r>
            <w:r>
              <w:rPr>
                <w:noProof/>
                <w:webHidden/>
              </w:rPr>
              <w:fldChar w:fldCharType="end"/>
            </w:r>
          </w:hyperlink>
        </w:p>
        <w:p w14:paraId="09159CFC" w14:textId="1BBF79D5"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226" w:history="1">
            <w:r w:rsidRPr="008A74D6">
              <w:rPr>
                <w:rStyle w:val="Hyperlink"/>
                <w:rFonts w:ascii="Times New Roman" w:hAnsi="Times New Roman"/>
                <w:b/>
                <w:bCs/>
                <w:noProof/>
              </w:rPr>
              <w:t>5.3.</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AI Module Implementation</w:t>
            </w:r>
            <w:r>
              <w:rPr>
                <w:noProof/>
                <w:webHidden/>
              </w:rPr>
              <w:tab/>
            </w:r>
            <w:r>
              <w:rPr>
                <w:noProof/>
                <w:webHidden/>
              </w:rPr>
              <w:fldChar w:fldCharType="begin"/>
            </w:r>
            <w:r>
              <w:rPr>
                <w:noProof/>
                <w:webHidden/>
              </w:rPr>
              <w:instrText xml:space="preserve"> PAGEREF _Toc203932226 \h </w:instrText>
            </w:r>
            <w:r>
              <w:rPr>
                <w:noProof/>
                <w:webHidden/>
              </w:rPr>
            </w:r>
            <w:r>
              <w:rPr>
                <w:noProof/>
                <w:webHidden/>
              </w:rPr>
              <w:fldChar w:fldCharType="separate"/>
            </w:r>
            <w:r>
              <w:rPr>
                <w:noProof/>
                <w:webHidden/>
              </w:rPr>
              <w:t>63</w:t>
            </w:r>
            <w:r>
              <w:rPr>
                <w:noProof/>
                <w:webHidden/>
              </w:rPr>
              <w:fldChar w:fldCharType="end"/>
            </w:r>
          </w:hyperlink>
        </w:p>
        <w:p w14:paraId="1D342D4A" w14:textId="080338E8"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27" w:history="1">
            <w:r w:rsidRPr="008A74D6">
              <w:rPr>
                <w:rStyle w:val="Hyperlink"/>
                <w:rFonts w:ascii="Times New Roman" w:hAnsi="Times New Roman"/>
                <w:b/>
                <w:bCs/>
                <w:noProof/>
              </w:rPr>
              <w:t>5.3.1.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Job Recommendation System</w:t>
            </w:r>
            <w:r>
              <w:rPr>
                <w:noProof/>
                <w:webHidden/>
              </w:rPr>
              <w:tab/>
            </w:r>
            <w:r>
              <w:rPr>
                <w:noProof/>
                <w:webHidden/>
              </w:rPr>
              <w:fldChar w:fldCharType="begin"/>
            </w:r>
            <w:r>
              <w:rPr>
                <w:noProof/>
                <w:webHidden/>
              </w:rPr>
              <w:instrText xml:space="preserve"> PAGEREF _Toc203932227 \h </w:instrText>
            </w:r>
            <w:r>
              <w:rPr>
                <w:noProof/>
                <w:webHidden/>
              </w:rPr>
            </w:r>
            <w:r>
              <w:rPr>
                <w:noProof/>
                <w:webHidden/>
              </w:rPr>
              <w:fldChar w:fldCharType="separate"/>
            </w:r>
            <w:r>
              <w:rPr>
                <w:noProof/>
                <w:webHidden/>
              </w:rPr>
              <w:t>64</w:t>
            </w:r>
            <w:r>
              <w:rPr>
                <w:noProof/>
                <w:webHidden/>
              </w:rPr>
              <w:fldChar w:fldCharType="end"/>
            </w:r>
          </w:hyperlink>
        </w:p>
        <w:p w14:paraId="75BA3D22" w14:textId="779B320C" w:rsidR="00DE6B65" w:rsidRDefault="00DE6B65">
          <w:pPr>
            <w:pStyle w:val="TOC3"/>
            <w:tabs>
              <w:tab w:val="left" w:pos="1200"/>
              <w:tab w:val="right" w:leader="dot" w:pos="9350"/>
            </w:tabs>
            <w:rPr>
              <w:rFonts w:cstheme="minorBidi"/>
              <w:noProof/>
              <w:kern w:val="2"/>
              <w:sz w:val="24"/>
              <w:szCs w:val="24"/>
              <w:lang w:val="en-AE" w:eastAsia="en-AE"/>
              <w14:ligatures w14:val="standardContextual"/>
            </w:rPr>
          </w:pPr>
          <w:hyperlink w:anchor="_Toc203932228" w:history="1">
            <w:r w:rsidRPr="008A74D6">
              <w:rPr>
                <w:rStyle w:val="Hyperlink"/>
                <w:rFonts w:ascii="Times New Roman" w:hAnsi="Times New Roman"/>
                <w:b/>
                <w:bCs/>
                <w:noProof/>
              </w:rPr>
              <w:t>5.3.2.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Resume Generator</w:t>
            </w:r>
            <w:r>
              <w:rPr>
                <w:noProof/>
                <w:webHidden/>
              </w:rPr>
              <w:tab/>
            </w:r>
            <w:r>
              <w:rPr>
                <w:noProof/>
                <w:webHidden/>
              </w:rPr>
              <w:fldChar w:fldCharType="begin"/>
            </w:r>
            <w:r>
              <w:rPr>
                <w:noProof/>
                <w:webHidden/>
              </w:rPr>
              <w:instrText xml:space="preserve"> PAGEREF _Toc203932228 \h </w:instrText>
            </w:r>
            <w:r>
              <w:rPr>
                <w:noProof/>
                <w:webHidden/>
              </w:rPr>
            </w:r>
            <w:r>
              <w:rPr>
                <w:noProof/>
                <w:webHidden/>
              </w:rPr>
              <w:fldChar w:fldCharType="separate"/>
            </w:r>
            <w:r>
              <w:rPr>
                <w:noProof/>
                <w:webHidden/>
              </w:rPr>
              <w:t>66</w:t>
            </w:r>
            <w:r>
              <w:rPr>
                <w:noProof/>
                <w:webHidden/>
              </w:rPr>
              <w:fldChar w:fldCharType="end"/>
            </w:r>
          </w:hyperlink>
        </w:p>
        <w:p w14:paraId="04C8259C" w14:textId="68BD7007" w:rsidR="00DE6B65" w:rsidRDefault="00DE6B65">
          <w:pPr>
            <w:pStyle w:val="TOC1"/>
            <w:rPr>
              <w:rFonts w:asciiTheme="minorHAnsi" w:hAnsiTheme="minorHAnsi" w:cstheme="minorBidi"/>
              <w:b w:val="0"/>
              <w:bCs w:val="0"/>
              <w:kern w:val="2"/>
              <w:lang w:val="en-AE" w:eastAsia="en-AE"/>
              <w14:ligatures w14:val="standardContextual"/>
            </w:rPr>
          </w:pPr>
          <w:hyperlink w:anchor="_Toc203932229" w:history="1">
            <w:r w:rsidRPr="008A74D6">
              <w:rPr>
                <w:rStyle w:val="Hyperlink"/>
              </w:rPr>
              <w:t>Chapter 6: Testing</w:t>
            </w:r>
            <w:r>
              <w:rPr>
                <w:webHidden/>
              </w:rPr>
              <w:tab/>
            </w:r>
            <w:r>
              <w:rPr>
                <w:webHidden/>
              </w:rPr>
              <w:fldChar w:fldCharType="begin"/>
            </w:r>
            <w:r>
              <w:rPr>
                <w:webHidden/>
              </w:rPr>
              <w:instrText xml:space="preserve"> PAGEREF _Toc203932229 \h </w:instrText>
            </w:r>
            <w:r>
              <w:rPr>
                <w:webHidden/>
              </w:rPr>
            </w:r>
            <w:r>
              <w:rPr>
                <w:webHidden/>
              </w:rPr>
              <w:fldChar w:fldCharType="separate"/>
            </w:r>
            <w:r>
              <w:rPr>
                <w:webHidden/>
              </w:rPr>
              <w:t>69</w:t>
            </w:r>
            <w:r>
              <w:rPr>
                <w:webHidden/>
              </w:rPr>
              <w:fldChar w:fldCharType="end"/>
            </w:r>
          </w:hyperlink>
        </w:p>
        <w:p w14:paraId="0D5786A6" w14:textId="2BB5715D"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30" w:history="1">
            <w:r w:rsidRPr="008A74D6">
              <w:rPr>
                <w:rStyle w:val="Hyperlink"/>
                <w:rFonts w:ascii="Times New Roman" w:hAnsi="Times New Roman"/>
                <w:b/>
                <w:bCs/>
                <w:noProof/>
              </w:rPr>
              <w:t>Unit Testing</w:t>
            </w:r>
            <w:r>
              <w:rPr>
                <w:noProof/>
                <w:webHidden/>
              </w:rPr>
              <w:tab/>
            </w:r>
            <w:r>
              <w:rPr>
                <w:noProof/>
                <w:webHidden/>
              </w:rPr>
              <w:fldChar w:fldCharType="begin"/>
            </w:r>
            <w:r>
              <w:rPr>
                <w:noProof/>
                <w:webHidden/>
              </w:rPr>
              <w:instrText xml:space="preserve"> PAGEREF _Toc203932230 \h </w:instrText>
            </w:r>
            <w:r>
              <w:rPr>
                <w:noProof/>
                <w:webHidden/>
              </w:rPr>
            </w:r>
            <w:r>
              <w:rPr>
                <w:noProof/>
                <w:webHidden/>
              </w:rPr>
              <w:fldChar w:fldCharType="separate"/>
            </w:r>
            <w:r>
              <w:rPr>
                <w:noProof/>
                <w:webHidden/>
              </w:rPr>
              <w:t>70</w:t>
            </w:r>
            <w:r>
              <w:rPr>
                <w:noProof/>
                <w:webHidden/>
              </w:rPr>
              <w:fldChar w:fldCharType="end"/>
            </w:r>
          </w:hyperlink>
        </w:p>
        <w:p w14:paraId="71D551E3" w14:textId="01C0F380"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31" w:history="1">
            <w:r w:rsidRPr="008A74D6">
              <w:rPr>
                <w:rStyle w:val="Hyperlink"/>
                <w:rFonts w:ascii="Times New Roman" w:hAnsi="Times New Roman"/>
                <w:b/>
                <w:bCs/>
                <w:noProof/>
              </w:rPr>
              <w:t>System Testing</w:t>
            </w:r>
            <w:r>
              <w:rPr>
                <w:noProof/>
                <w:webHidden/>
              </w:rPr>
              <w:tab/>
            </w:r>
            <w:r>
              <w:rPr>
                <w:noProof/>
                <w:webHidden/>
              </w:rPr>
              <w:fldChar w:fldCharType="begin"/>
            </w:r>
            <w:r>
              <w:rPr>
                <w:noProof/>
                <w:webHidden/>
              </w:rPr>
              <w:instrText xml:space="preserve"> PAGEREF _Toc203932231 \h </w:instrText>
            </w:r>
            <w:r>
              <w:rPr>
                <w:noProof/>
                <w:webHidden/>
              </w:rPr>
            </w:r>
            <w:r>
              <w:rPr>
                <w:noProof/>
                <w:webHidden/>
              </w:rPr>
              <w:fldChar w:fldCharType="separate"/>
            </w:r>
            <w:r>
              <w:rPr>
                <w:noProof/>
                <w:webHidden/>
              </w:rPr>
              <w:t>70</w:t>
            </w:r>
            <w:r>
              <w:rPr>
                <w:noProof/>
                <w:webHidden/>
              </w:rPr>
              <w:fldChar w:fldCharType="end"/>
            </w:r>
          </w:hyperlink>
        </w:p>
        <w:p w14:paraId="1FB36B86" w14:textId="5257CD64"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32" w:history="1">
            <w:r w:rsidRPr="008A74D6">
              <w:rPr>
                <w:rStyle w:val="Hyperlink"/>
                <w:rFonts w:ascii="Times New Roman" w:hAnsi="Times New Roman"/>
                <w:b/>
                <w:bCs/>
                <w:noProof/>
              </w:rPr>
              <w:t>User Acceptance Testing (UAT)</w:t>
            </w:r>
            <w:r>
              <w:rPr>
                <w:noProof/>
                <w:webHidden/>
              </w:rPr>
              <w:tab/>
            </w:r>
            <w:r>
              <w:rPr>
                <w:noProof/>
                <w:webHidden/>
              </w:rPr>
              <w:fldChar w:fldCharType="begin"/>
            </w:r>
            <w:r>
              <w:rPr>
                <w:noProof/>
                <w:webHidden/>
              </w:rPr>
              <w:instrText xml:space="preserve"> PAGEREF _Toc203932232 \h </w:instrText>
            </w:r>
            <w:r>
              <w:rPr>
                <w:noProof/>
                <w:webHidden/>
              </w:rPr>
            </w:r>
            <w:r>
              <w:rPr>
                <w:noProof/>
                <w:webHidden/>
              </w:rPr>
              <w:fldChar w:fldCharType="separate"/>
            </w:r>
            <w:r>
              <w:rPr>
                <w:noProof/>
                <w:webHidden/>
              </w:rPr>
              <w:t>71</w:t>
            </w:r>
            <w:r>
              <w:rPr>
                <w:noProof/>
                <w:webHidden/>
              </w:rPr>
              <w:fldChar w:fldCharType="end"/>
            </w:r>
          </w:hyperlink>
        </w:p>
        <w:p w14:paraId="4130C979" w14:textId="024B55A7" w:rsidR="00DE6B65" w:rsidRDefault="00DE6B65">
          <w:pPr>
            <w:pStyle w:val="TOC2"/>
            <w:tabs>
              <w:tab w:val="right" w:leader="dot" w:pos="9350"/>
            </w:tabs>
            <w:rPr>
              <w:rFonts w:cstheme="minorBidi"/>
              <w:noProof/>
              <w:kern w:val="2"/>
              <w:sz w:val="24"/>
              <w:szCs w:val="24"/>
              <w:lang w:val="en-AE" w:eastAsia="en-AE"/>
              <w14:ligatures w14:val="standardContextual"/>
            </w:rPr>
          </w:pPr>
          <w:hyperlink w:anchor="_Toc203932233" w:history="1">
            <w:r w:rsidRPr="008A74D6">
              <w:rPr>
                <w:rStyle w:val="Hyperlink"/>
                <w:rFonts w:ascii="Times New Roman" w:hAnsi="Times New Roman"/>
                <w:b/>
                <w:bCs/>
                <w:noProof/>
              </w:rPr>
              <w:t>Test Cases</w:t>
            </w:r>
            <w:r>
              <w:rPr>
                <w:noProof/>
                <w:webHidden/>
              </w:rPr>
              <w:tab/>
            </w:r>
            <w:r>
              <w:rPr>
                <w:noProof/>
                <w:webHidden/>
              </w:rPr>
              <w:fldChar w:fldCharType="begin"/>
            </w:r>
            <w:r>
              <w:rPr>
                <w:noProof/>
                <w:webHidden/>
              </w:rPr>
              <w:instrText xml:space="preserve"> PAGEREF _Toc203932233 \h </w:instrText>
            </w:r>
            <w:r>
              <w:rPr>
                <w:noProof/>
                <w:webHidden/>
              </w:rPr>
            </w:r>
            <w:r>
              <w:rPr>
                <w:noProof/>
                <w:webHidden/>
              </w:rPr>
              <w:fldChar w:fldCharType="separate"/>
            </w:r>
            <w:r>
              <w:rPr>
                <w:noProof/>
                <w:webHidden/>
              </w:rPr>
              <w:t>71</w:t>
            </w:r>
            <w:r>
              <w:rPr>
                <w:noProof/>
                <w:webHidden/>
              </w:rPr>
              <w:fldChar w:fldCharType="end"/>
            </w:r>
          </w:hyperlink>
        </w:p>
        <w:p w14:paraId="07ADFFFA" w14:textId="6421F074" w:rsidR="00DE6B65" w:rsidRDefault="00DE6B65">
          <w:pPr>
            <w:pStyle w:val="TOC1"/>
            <w:rPr>
              <w:rFonts w:asciiTheme="minorHAnsi" w:hAnsiTheme="minorHAnsi" w:cstheme="minorBidi"/>
              <w:b w:val="0"/>
              <w:bCs w:val="0"/>
              <w:kern w:val="2"/>
              <w:lang w:val="en-AE" w:eastAsia="en-AE"/>
              <w14:ligatures w14:val="standardContextual"/>
            </w:rPr>
          </w:pPr>
          <w:hyperlink w:anchor="_Toc203932234" w:history="1">
            <w:r w:rsidRPr="008A74D6">
              <w:rPr>
                <w:rStyle w:val="Hyperlink"/>
              </w:rPr>
              <w:t>Chapter 7: Conclusion</w:t>
            </w:r>
            <w:r>
              <w:rPr>
                <w:webHidden/>
              </w:rPr>
              <w:tab/>
            </w:r>
            <w:r>
              <w:rPr>
                <w:webHidden/>
              </w:rPr>
              <w:fldChar w:fldCharType="begin"/>
            </w:r>
            <w:r>
              <w:rPr>
                <w:webHidden/>
              </w:rPr>
              <w:instrText xml:space="preserve"> PAGEREF _Toc203932234 \h </w:instrText>
            </w:r>
            <w:r>
              <w:rPr>
                <w:webHidden/>
              </w:rPr>
            </w:r>
            <w:r>
              <w:rPr>
                <w:webHidden/>
              </w:rPr>
              <w:fldChar w:fldCharType="separate"/>
            </w:r>
            <w:r>
              <w:rPr>
                <w:webHidden/>
              </w:rPr>
              <w:t>72</w:t>
            </w:r>
            <w:r>
              <w:rPr>
                <w:webHidden/>
              </w:rPr>
              <w:fldChar w:fldCharType="end"/>
            </w:r>
          </w:hyperlink>
        </w:p>
        <w:p w14:paraId="3941C534" w14:textId="33379AA5"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235" w:history="1">
            <w:r w:rsidRPr="008A74D6">
              <w:rPr>
                <w:rStyle w:val="Hyperlink"/>
                <w:rFonts w:ascii="Times New Roman" w:hAnsi="Times New Roman"/>
                <w:b/>
                <w:bCs/>
                <w:noProof/>
              </w:rPr>
              <w:t>7.1.</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Challenges Faced and Lessons Learned</w:t>
            </w:r>
            <w:r>
              <w:rPr>
                <w:noProof/>
                <w:webHidden/>
              </w:rPr>
              <w:tab/>
            </w:r>
            <w:r>
              <w:rPr>
                <w:noProof/>
                <w:webHidden/>
              </w:rPr>
              <w:fldChar w:fldCharType="begin"/>
            </w:r>
            <w:r>
              <w:rPr>
                <w:noProof/>
                <w:webHidden/>
              </w:rPr>
              <w:instrText xml:space="preserve"> PAGEREF _Toc203932235 \h </w:instrText>
            </w:r>
            <w:r>
              <w:rPr>
                <w:noProof/>
                <w:webHidden/>
              </w:rPr>
            </w:r>
            <w:r>
              <w:rPr>
                <w:noProof/>
                <w:webHidden/>
              </w:rPr>
              <w:fldChar w:fldCharType="separate"/>
            </w:r>
            <w:r>
              <w:rPr>
                <w:noProof/>
                <w:webHidden/>
              </w:rPr>
              <w:t>73</w:t>
            </w:r>
            <w:r>
              <w:rPr>
                <w:noProof/>
                <w:webHidden/>
              </w:rPr>
              <w:fldChar w:fldCharType="end"/>
            </w:r>
          </w:hyperlink>
        </w:p>
        <w:p w14:paraId="2B373C40" w14:textId="31D27FCD"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236" w:history="1">
            <w:r w:rsidRPr="008A74D6">
              <w:rPr>
                <w:rStyle w:val="Hyperlink"/>
                <w:rFonts w:ascii="Times New Roman" w:hAnsi="Times New Roman"/>
                <w:b/>
                <w:bCs/>
                <w:noProof/>
              </w:rPr>
              <w:t>7.2.</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Project Summary</w:t>
            </w:r>
            <w:r>
              <w:rPr>
                <w:noProof/>
                <w:webHidden/>
              </w:rPr>
              <w:tab/>
            </w:r>
            <w:r>
              <w:rPr>
                <w:noProof/>
                <w:webHidden/>
              </w:rPr>
              <w:fldChar w:fldCharType="begin"/>
            </w:r>
            <w:r>
              <w:rPr>
                <w:noProof/>
                <w:webHidden/>
              </w:rPr>
              <w:instrText xml:space="preserve"> PAGEREF _Toc203932236 \h </w:instrText>
            </w:r>
            <w:r>
              <w:rPr>
                <w:noProof/>
                <w:webHidden/>
              </w:rPr>
            </w:r>
            <w:r>
              <w:rPr>
                <w:noProof/>
                <w:webHidden/>
              </w:rPr>
              <w:fldChar w:fldCharType="separate"/>
            </w:r>
            <w:r>
              <w:rPr>
                <w:noProof/>
                <w:webHidden/>
              </w:rPr>
              <w:t>74</w:t>
            </w:r>
            <w:r>
              <w:rPr>
                <w:noProof/>
                <w:webHidden/>
              </w:rPr>
              <w:fldChar w:fldCharType="end"/>
            </w:r>
          </w:hyperlink>
        </w:p>
        <w:p w14:paraId="010F2D5C" w14:textId="347FBF54" w:rsidR="00DE6B65" w:rsidRDefault="00DE6B65">
          <w:pPr>
            <w:pStyle w:val="TOC2"/>
            <w:tabs>
              <w:tab w:val="left" w:pos="960"/>
              <w:tab w:val="right" w:leader="dot" w:pos="9350"/>
            </w:tabs>
            <w:rPr>
              <w:rFonts w:cstheme="minorBidi"/>
              <w:noProof/>
              <w:kern w:val="2"/>
              <w:sz w:val="24"/>
              <w:szCs w:val="24"/>
              <w:lang w:val="en-AE" w:eastAsia="en-AE"/>
              <w14:ligatures w14:val="standardContextual"/>
            </w:rPr>
          </w:pPr>
          <w:hyperlink w:anchor="_Toc203932237" w:history="1">
            <w:r w:rsidRPr="008A74D6">
              <w:rPr>
                <w:rStyle w:val="Hyperlink"/>
                <w:rFonts w:ascii="Times New Roman" w:hAnsi="Times New Roman"/>
                <w:b/>
                <w:bCs/>
                <w:noProof/>
              </w:rPr>
              <w:t>7.3.</w:t>
            </w:r>
            <w:r>
              <w:rPr>
                <w:rFonts w:cstheme="minorBidi"/>
                <w:noProof/>
                <w:kern w:val="2"/>
                <w:sz w:val="24"/>
                <w:szCs w:val="24"/>
                <w:lang w:val="en-AE" w:eastAsia="en-AE"/>
                <w14:ligatures w14:val="standardContextual"/>
              </w:rPr>
              <w:tab/>
            </w:r>
            <w:r w:rsidRPr="008A74D6">
              <w:rPr>
                <w:rStyle w:val="Hyperlink"/>
                <w:rFonts w:ascii="Times New Roman" w:hAnsi="Times New Roman"/>
                <w:b/>
                <w:bCs/>
                <w:noProof/>
              </w:rPr>
              <w:t>Future Work</w:t>
            </w:r>
            <w:r>
              <w:rPr>
                <w:noProof/>
                <w:webHidden/>
              </w:rPr>
              <w:tab/>
            </w:r>
            <w:r>
              <w:rPr>
                <w:noProof/>
                <w:webHidden/>
              </w:rPr>
              <w:fldChar w:fldCharType="begin"/>
            </w:r>
            <w:r>
              <w:rPr>
                <w:noProof/>
                <w:webHidden/>
              </w:rPr>
              <w:instrText xml:space="preserve"> PAGEREF _Toc203932237 \h </w:instrText>
            </w:r>
            <w:r>
              <w:rPr>
                <w:noProof/>
                <w:webHidden/>
              </w:rPr>
            </w:r>
            <w:r>
              <w:rPr>
                <w:noProof/>
                <w:webHidden/>
              </w:rPr>
              <w:fldChar w:fldCharType="separate"/>
            </w:r>
            <w:r>
              <w:rPr>
                <w:noProof/>
                <w:webHidden/>
              </w:rPr>
              <w:t>75</w:t>
            </w:r>
            <w:r>
              <w:rPr>
                <w:noProof/>
                <w:webHidden/>
              </w:rPr>
              <w:fldChar w:fldCharType="end"/>
            </w:r>
          </w:hyperlink>
        </w:p>
        <w:p w14:paraId="3E4BC830" w14:textId="408ABB49" w:rsidR="00DE6B65" w:rsidRDefault="00DE6B65">
          <w:pPr>
            <w:pStyle w:val="TOC1"/>
            <w:rPr>
              <w:rFonts w:asciiTheme="minorHAnsi" w:hAnsiTheme="minorHAnsi" w:cstheme="minorBidi"/>
              <w:b w:val="0"/>
              <w:bCs w:val="0"/>
              <w:kern w:val="2"/>
              <w:lang w:val="en-AE" w:eastAsia="en-AE"/>
              <w14:ligatures w14:val="standardContextual"/>
            </w:rPr>
          </w:pPr>
          <w:hyperlink w:anchor="_Toc203932238" w:history="1">
            <w:r w:rsidRPr="008A74D6">
              <w:rPr>
                <w:rStyle w:val="Hyperlink"/>
              </w:rPr>
              <w:t>References</w:t>
            </w:r>
            <w:r>
              <w:rPr>
                <w:webHidden/>
              </w:rPr>
              <w:tab/>
            </w:r>
            <w:r>
              <w:rPr>
                <w:webHidden/>
              </w:rPr>
              <w:fldChar w:fldCharType="begin"/>
            </w:r>
            <w:r>
              <w:rPr>
                <w:webHidden/>
              </w:rPr>
              <w:instrText xml:space="preserve"> PAGEREF _Toc203932238 \h </w:instrText>
            </w:r>
            <w:r>
              <w:rPr>
                <w:webHidden/>
              </w:rPr>
            </w:r>
            <w:r>
              <w:rPr>
                <w:webHidden/>
              </w:rPr>
              <w:fldChar w:fldCharType="separate"/>
            </w:r>
            <w:r>
              <w:rPr>
                <w:webHidden/>
              </w:rPr>
              <w:t>77</w:t>
            </w:r>
            <w:r>
              <w:rPr>
                <w:webHidden/>
              </w:rPr>
              <w:fldChar w:fldCharType="end"/>
            </w:r>
          </w:hyperlink>
        </w:p>
        <w:p w14:paraId="4E10D193" w14:textId="7C4BA1E4" w:rsidR="00B316D3" w:rsidRPr="00A10CFB" w:rsidRDefault="00B316D3" w:rsidP="00BB5248">
          <w:pPr>
            <w:spacing w:line="360" w:lineRule="auto"/>
            <w:jc w:val="both"/>
            <w:rPr>
              <w:rFonts w:ascii="Times New Roman" w:hAnsi="Times New Roman" w:cs="Times New Roman"/>
              <w:b/>
              <w:bCs/>
              <w:noProof/>
            </w:rPr>
          </w:pPr>
          <w:r w:rsidRPr="00A10CFB">
            <w:rPr>
              <w:rFonts w:ascii="Times New Roman" w:hAnsi="Times New Roman" w:cs="Times New Roman"/>
              <w:b/>
              <w:bCs/>
              <w:noProof/>
            </w:rPr>
            <w:fldChar w:fldCharType="end"/>
          </w:r>
        </w:p>
      </w:sdtContent>
    </w:sdt>
    <w:p w14:paraId="4AC97F52" w14:textId="77777777" w:rsidR="005B6456" w:rsidRPr="00A10CFB" w:rsidRDefault="005B6456" w:rsidP="00BB5248">
      <w:pPr>
        <w:pStyle w:val="Heading1"/>
        <w:spacing w:line="360" w:lineRule="auto"/>
        <w:jc w:val="both"/>
        <w:rPr>
          <w:rFonts w:ascii="Times New Roman" w:hAnsi="Times New Roman" w:cs="Times New Roman"/>
          <w:b/>
          <w:bCs/>
          <w:color w:val="auto"/>
          <w:sz w:val="48"/>
          <w:szCs w:val="48"/>
        </w:rPr>
        <w:sectPr w:rsidR="005B6456" w:rsidRPr="00A10CFB" w:rsidSect="005B6456">
          <w:footerReference w:type="default" r:id="rId11"/>
          <w:type w:val="continuous"/>
          <w:pgSz w:w="12240" w:h="15840"/>
          <w:pgMar w:top="1440" w:right="1440" w:bottom="1440" w:left="1440" w:header="720" w:footer="720" w:gutter="0"/>
          <w:pgNumType w:fmt="lowerRoman" w:start="1"/>
          <w:cols w:space="720"/>
          <w:docGrid w:linePitch="360"/>
        </w:sectPr>
      </w:pPr>
    </w:p>
    <w:p w14:paraId="19DC02E8" w14:textId="77777777" w:rsidR="00DE6B65" w:rsidRDefault="00DE6B65" w:rsidP="00BB5248">
      <w:pPr>
        <w:pStyle w:val="TOCHeading"/>
        <w:spacing w:line="360" w:lineRule="auto"/>
        <w:jc w:val="both"/>
        <w:rPr>
          <w:rFonts w:ascii="Times New Roman" w:hAnsi="Times New Roman" w:cs="Times New Roman"/>
        </w:rPr>
      </w:pPr>
    </w:p>
    <w:p w14:paraId="4077AF14" w14:textId="77777777" w:rsidR="00DE6B65" w:rsidRDefault="00DE6B65" w:rsidP="00BB5248">
      <w:pPr>
        <w:pStyle w:val="TOCHeading"/>
        <w:spacing w:line="360" w:lineRule="auto"/>
        <w:jc w:val="both"/>
        <w:rPr>
          <w:rFonts w:ascii="Times New Roman" w:hAnsi="Times New Roman" w:cs="Times New Roman"/>
        </w:rPr>
      </w:pPr>
    </w:p>
    <w:p w14:paraId="75D1EF16" w14:textId="77777777" w:rsidR="00DE6B65" w:rsidRDefault="00DE6B65" w:rsidP="00DE6B65"/>
    <w:p w14:paraId="2B1C9816" w14:textId="77777777" w:rsidR="00DE6B65" w:rsidRPr="00DE6B65" w:rsidRDefault="00DE6B65" w:rsidP="00DE6B65"/>
    <w:p w14:paraId="1977FE88" w14:textId="3CB771FC" w:rsidR="00F95EAB" w:rsidRPr="00A10CFB" w:rsidRDefault="00F95EAB" w:rsidP="00BB5248">
      <w:pPr>
        <w:pStyle w:val="TOCHeading"/>
        <w:spacing w:line="360" w:lineRule="auto"/>
        <w:jc w:val="both"/>
        <w:rPr>
          <w:rFonts w:ascii="Times New Roman" w:hAnsi="Times New Roman" w:cs="Times New Roman"/>
        </w:rPr>
      </w:pPr>
      <w:r w:rsidRPr="00A10CFB">
        <w:rPr>
          <w:rFonts w:ascii="Times New Roman" w:hAnsi="Times New Roman" w:cs="Times New Roman"/>
        </w:rPr>
        <w:lastRenderedPageBreak/>
        <w:t>Table of Figures</w:t>
      </w:r>
    </w:p>
    <w:p w14:paraId="04D5D675" w14:textId="628016C5"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r w:rsidRPr="00A10CFB">
        <w:rPr>
          <w:rFonts w:ascii="Times New Roman" w:hAnsi="Times New Roman" w:cs="Times New Roman"/>
          <w:b/>
          <w:bCs/>
          <w:i w:val="0"/>
          <w:iCs w:val="0"/>
          <w:sz w:val="48"/>
          <w:szCs w:val="48"/>
        </w:rPr>
        <w:fldChar w:fldCharType="begin"/>
      </w:r>
      <w:r w:rsidRPr="00A10CFB">
        <w:rPr>
          <w:rFonts w:ascii="Times New Roman" w:hAnsi="Times New Roman" w:cs="Times New Roman"/>
          <w:b/>
          <w:bCs/>
          <w:i w:val="0"/>
          <w:iCs w:val="0"/>
          <w:sz w:val="48"/>
          <w:szCs w:val="48"/>
        </w:rPr>
        <w:instrText xml:space="preserve"> TOC \h \z \c "Figure" </w:instrText>
      </w:r>
      <w:r w:rsidRPr="00A10CFB">
        <w:rPr>
          <w:rFonts w:ascii="Times New Roman" w:hAnsi="Times New Roman" w:cs="Times New Roman"/>
          <w:b/>
          <w:bCs/>
          <w:i w:val="0"/>
          <w:iCs w:val="0"/>
          <w:sz w:val="48"/>
          <w:szCs w:val="48"/>
        </w:rPr>
        <w:fldChar w:fldCharType="separate"/>
      </w:r>
      <w:hyperlink w:anchor="_Toc200993837" w:history="1">
        <w:r w:rsidRPr="00A10CFB">
          <w:rPr>
            <w:rStyle w:val="Hyperlink"/>
            <w:rFonts w:ascii="Times New Roman" w:hAnsi="Times New Roman" w:cs="Times New Roman"/>
            <w:b/>
            <w:bCs/>
            <w:i w:val="0"/>
            <w:iCs w:val="0"/>
            <w:noProof/>
            <w:sz w:val="24"/>
            <w:szCs w:val="24"/>
          </w:rPr>
          <w:t>Figure 1: Methodology Diagram</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_Toc200993837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17</w:t>
        </w:r>
        <w:r w:rsidRPr="00A10CFB">
          <w:rPr>
            <w:rFonts w:ascii="Times New Roman" w:hAnsi="Times New Roman" w:cs="Times New Roman"/>
            <w:b/>
            <w:bCs/>
            <w:i w:val="0"/>
            <w:iCs w:val="0"/>
            <w:noProof/>
            <w:webHidden/>
            <w:sz w:val="24"/>
            <w:szCs w:val="24"/>
          </w:rPr>
          <w:fldChar w:fldCharType="end"/>
        </w:r>
      </w:hyperlink>
    </w:p>
    <w:p w14:paraId="1A90F7BC" w14:textId="181EC5C7"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38" w:history="1">
        <w:r w:rsidRPr="00A10CFB">
          <w:rPr>
            <w:rStyle w:val="Hyperlink"/>
            <w:rFonts w:ascii="Times New Roman" w:hAnsi="Times New Roman" w:cs="Times New Roman"/>
            <w:b/>
            <w:bCs/>
            <w:i w:val="0"/>
            <w:iCs w:val="0"/>
            <w:noProof/>
            <w:sz w:val="24"/>
            <w:szCs w:val="24"/>
          </w:rPr>
          <w:t>Figure 2: User Case Diagram</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_Toc200993838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26</w:t>
        </w:r>
        <w:r w:rsidRPr="00A10CFB">
          <w:rPr>
            <w:rFonts w:ascii="Times New Roman" w:hAnsi="Times New Roman" w:cs="Times New Roman"/>
            <w:b/>
            <w:bCs/>
            <w:i w:val="0"/>
            <w:iCs w:val="0"/>
            <w:noProof/>
            <w:webHidden/>
            <w:sz w:val="24"/>
            <w:szCs w:val="24"/>
          </w:rPr>
          <w:fldChar w:fldCharType="end"/>
        </w:r>
      </w:hyperlink>
    </w:p>
    <w:p w14:paraId="467CA7BC" w14:textId="6F0DB18B"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39" w:history="1">
        <w:r w:rsidRPr="00A10CFB">
          <w:rPr>
            <w:rStyle w:val="Hyperlink"/>
            <w:rFonts w:ascii="Times New Roman" w:hAnsi="Times New Roman" w:cs="Times New Roman"/>
            <w:b/>
            <w:bCs/>
            <w:i w:val="0"/>
            <w:iCs w:val="0"/>
            <w:noProof/>
            <w:sz w:val="24"/>
            <w:szCs w:val="24"/>
          </w:rPr>
          <w:t>Figure 3: Agile Development Model</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_Toc200993839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29</w:t>
        </w:r>
        <w:r w:rsidRPr="00A10CFB">
          <w:rPr>
            <w:rFonts w:ascii="Times New Roman" w:hAnsi="Times New Roman" w:cs="Times New Roman"/>
            <w:b/>
            <w:bCs/>
            <w:i w:val="0"/>
            <w:iCs w:val="0"/>
            <w:noProof/>
            <w:webHidden/>
            <w:sz w:val="24"/>
            <w:szCs w:val="24"/>
          </w:rPr>
          <w:fldChar w:fldCharType="end"/>
        </w:r>
      </w:hyperlink>
    </w:p>
    <w:p w14:paraId="373BB93B" w14:textId="5490CD3A"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0" w:history="1">
        <w:r w:rsidRPr="00A10CFB">
          <w:rPr>
            <w:rStyle w:val="Hyperlink"/>
            <w:rFonts w:ascii="Times New Roman" w:hAnsi="Times New Roman" w:cs="Times New Roman"/>
            <w:b/>
            <w:bCs/>
            <w:i w:val="0"/>
            <w:iCs w:val="0"/>
            <w:noProof/>
            <w:sz w:val="24"/>
            <w:szCs w:val="24"/>
          </w:rPr>
          <w:t>Figure 4: Work Breakdown Structure (WBS) Diagram</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_Toc200993840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33</w:t>
        </w:r>
        <w:r w:rsidRPr="00A10CFB">
          <w:rPr>
            <w:rFonts w:ascii="Times New Roman" w:hAnsi="Times New Roman" w:cs="Times New Roman"/>
            <w:b/>
            <w:bCs/>
            <w:i w:val="0"/>
            <w:iCs w:val="0"/>
            <w:noProof/>
            <w:webHidden/>
            <w:sz w:val="24"/>
            <w:szCs w:val="24"/>
          </w:rPr>
          <w:fldChar w:fldCharType="end"/>
        </w:r>
      </w:hyperlink>
    </w:p>
    <w:p w14:paraId="093DCF6C" w14:textId="660FC1BA"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1" w:history="1">
        <w:r w:rsidRPr="00A10CFB">
          <w:rPr>
            <w:rStyle w:val="Hyperlink"/>
            <w:rFonts w:ascii="Times New Roman" w:hAnsi="Times New Roman" w:cs="Times New Roman"/>
            <w:b/>
            <w:bCs/>
            <w:i w:val="0"/>
            <w:iCs w:val="0"/>
            <w:noProof/>
            <w:sz w:val="24"/>
            <w:szCs w:val="24"/>
          </w:rPr>
          <w:t>Figure 5: Activity Diagram of JobiVerse</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_Toc200993841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36</w:t>
        </w:r>
        <w:r w:rsidRPr="00A10CFB">
          <w:rPr>
            <w:rFonts w:ascii="Times New Roman" w:hAnsi="Times New Roman" w:cs="Times New Roman"/>
            <w:b/>
            <w:bCs/>
            <w:i w:val="0"/>
            <w:iCs w:val="0"/>
            <w:noProof/>
            <w:webHidden/>
            <w:sz w:val="24"/>
            <w:szCs w:val="24"/>
          </w:rPr>
          <w:fldChar w:fldCharType="end"/>
        </w:r>
      </w:hyperlink>
    </w:p>
    <w:p w14:paraId="234B248C" w14:textId="4966F2BA"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2" w:history="1">
        <w:r w:rsidRPr="00A10CFB">
          <w:rPr>
            <w:rStyle w:val="Hyperlink"/>
            <w:rFonts w:ascii="Times New Roman" w:hAnsi="Times New Roman" w:cs="Times New Roman"/>
            <w:b/>
            <w:bCs/>
            <w:i w:val="0"/>
            <w:iCs w:val="0"/>
            <w:noProof/>
            <w:sz w:val="24"/>
            <w:szCs w:val="24"/>
          </w:rPr>
          <w:t>Figure 6: Activity Diagram of User Authentication</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_Toc200993842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37</w:t>
        </w:r>
        <w:r w:rsidRPr="00A10CFB">
          <w:rPr>
            <w:rFonts w:ascii="Times New Roman" w:hAnsi="Times New Roman" w:cs="Times New Roman"/>
            <w:b/>
            <w:bCs/>
            <w:i w:val="0"/>
            <w:iCs w:val="0"/>
            <w:noProof/>
            <w:webHidden/>
            <w:sz w:val="24"/>
            <w:szCs w:val="24"/>
          </w:rPr>
          <w:fldChar w:fldCharType="end"/>
        </w:r>
      </w:hyperlink>
    </w:p>
    <w:p w14:paraId="14C5DF2F" w14:textId="35B63AFD"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3" w:history="1">
        <w:r w:rsidRPr="00A10CFB">
          <w:rPr>
            <w:rStyle w:val="Hyperlink"/>
            <w:rFonts w:ascii="Times New Roman" w:hAnsi="Times New Roman" w:cs="Times New Roman"/>
            <w:b/>
            <w:bCs/>
            <w:i w:val="0"/>
            <w:iCs w:val="0"/>
            <w:noProof/>
            <w:sz w:val="24"/>
            <w:szCs w:val="24"/>
          </w:rPr>
          <w:t>Figure 7: Activity Diagram for User Onboarding</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_Toc200993843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37</w:t>
        </w:r>
        <w:r w:rsidRPr="00A10CFB">
          <w:rPr>
            <w:rFonts w:ascii="Times New Roman" w:hAnsi="Times New Roman" w:cs="Times New Roman"/>
            <w:b/>
            <w:bCs/>
            <w:i w:val="0"/>
            <w:iCs w:val="0"/>
            <w:noProof/>
            <w:webHidden/>
            <w:sz w:val="24"/>
            <w:szCs w:val="24"/>
          </w:rPr>
          <w:fldChar w:fldCharType="end"/>
        </w:r>
      </w:hyperlink>
    </w:p>
    <w:p w14:paraId="060FDD21" w14:textId="7F6F440F"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4" w:history="1">
        <w:r w:rsidRPr="00A10CFB">
          <w:rPr>
            <w:rStyle w:val="Hyperlink"/>
            <w:rFonts w:ascii="Times New Roman" w:hAnsi="Times New Roman" w:cs="Times New Roman"/>
            <w:b/>
            <w:bCs/>
            <w:i w:val="0"/>
            <w:iCs w:val="0"/>
            <w:noProof/>
            <w:sz w:val="24"/>
            <w:szCs w:val="24"/>
          </w:rPr>
          <w:t>Figure 8: Activity Diagram for Resume Generation</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_Toc200993844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38</w:t>
        </w:r>
        <w:r w:rsidRPr="00A10CFB">
          <w:rPr>
            <w:rFonts w:ascii="Times New Roman" w:hAnsi="Times New Roman" w:cs="Times New Roman"/>
            <w:b/>
            <w:bCs/>
            <w:i w:val="0"/>
            <w:iCs w:val="0"/>
            <w:noProof/>
            <w:webHidden/>
            <w:sz w:val="24"/>
            <w:szCs w:val="24"/>
          </w:rPr>
          <w:fldChar w:fldCharType="end"/>
        </w:r>
      </w:hyperlink>
    </w:p>
    <w:p w14:paraId="29A2E04E" w14:textId="20A0362E"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5" w:history="1">
        <w:r w:rsidRPr="00A10CFB">
          <w:rPr>
            <w:rStyle w:val="Hyperlink"/>
            <w:rFonts w:ascii="Times New Roman" w:hAnsi="Times New Roman" w:cs="Times New Roman"/>
            <w:b/>
            <w:bCs/>
            <w:i w:val="0"/>
            <w:iCs w:val="0"/>
            <w:noProof/>
            <w:sz w:val="24"/>
            <w:szCs w:val="24"/>
          </w:rPr>
          <w:t>Figure 9: Activity Diagram for Video Conferencing</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_Toc200993845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38</w:t>
        </w:r>
        <w:r w:rsidRPr="00A10CFB">
          <w:rPr>
            <w:rFonts w:ascii="Times New Roman" w:hAnsi="Times New Roman" w:cs="Times New Roman"/>
            <w:b/>
            <w:bCs/>
            <w:i w:val="0"/>
            <w:iCs w:val="0"/>
            <w:noProof/>
            <w:webHidden/>
            <w:sz w:val="24"/>
            <w:szCs w:val="24"/>
          </w:rPr>
          <w:fldChar w:fldCharType="end"/>
        </w:r>
      </w:hyperlink>
    </w:p>
    <w:p w14:paraId="6883D558" w14:textId="09DABC12"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6" w:history="1">
        <w:r w:rsidRPr="00A10CFB">
          <w:rPr>
            <w:rStyle w:val="Hyperlink"/>
            <w:rFonts w:ascii="Times New Roman" w:hAnsi="Times New Roman" w:cs="Times New Roman"/>
            <w:b/>
            <w:bCs/>
            <w:i w:val="0"/>
            <w:iCs w:val="0"/>
            <w:noProof/>
            <w:sz w:val="24"/>
            <w:szCs w:val="24"/>
          </w:rPr>
          <w:t>Figure 10: Activity Diagram for Job Application</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_Toc200993846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39</w:t>
        </w:r>
        <w:r w:rsidRPr="00A10CFB">
          <w:rPr>
            <w:rFonts w:ascii="Times New Roman" w:hAnsi="Times New Roman" w:cs="Times New Roman"/>
            <w:b/>
            <w:bCs/>
            <w:i w:val="0"/>
            <w:iCs w:val="0"/>
            <w:noProof/>
            <w:webHidden/>
            <w:sz w:val="24"/>
            <w:szCs w:val="24"/>
          </w:rPr>
          <w:fldChar w:fldCharType="end"/>
        </w:r>
      </w:hyperlink>
    </w:p>
    <w:p w14:paraId="249C75F9" w14:textId="352B0272"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32"/>
          <w:szCs w:val="32"/>
        </w:rPr>
      </w:pPr>
      <w:hyperlink w:anchor="_Toc200993847" w:history="1">
        <w:r w:rsidRPr="00A10CFB">
          <w:rPr>
            <w:rStyle w:val="Hyperlink"/>
            <w:rFonts w:ascii="Times New Roman" w:hAnsi="Times New Roman" w:cs="Times New Roman"/>
            <w:b/>
            <w:bCs/>
            <w:i w:val="0"/>
            <w:iCs w:val="0"/>
            <w:noProof/>
            <w:sz w:val="24"/>
            <w:szCs w:val="24"/>
          </w:rPr>
          <w:t>Figure 11: JobiVerse Architecture</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_Toc200993847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41</w:t>
        </w:r>
        <w:r w:rsidRPr="00A10CFB">
          <w:rPr>
            <w:rFonts w:ascii="Times New Roman" w:hAnsi="Times New Roman" w:cs="Times New Roman"/>
            <w:b/>
            <w:bCs/>
            <w:i w:val="0"/>
            <w:iCs w:val="0"/>
            <w:noProof/>
            <w:webHidden/>
            <w:sz w:val="24"/>
            <w:szCs w:val="24"/>
          </w:rPr>
          <w:fldChar w:fldCharType="end"/>
        </w:r>
      </w:hyperlink>
    </w:p>
    <w:p w14:paraId="2166A59B" w14:textId="63FC90CB" w:rsidR="00D4073B" w:rsidRPr="00A10CFB" w:rsidRDefault="00D4073B" w:rsidP="00BB5248">
      <w:pPr>
        <w:pStyle w:val="TableofFigures"/>
        <w:tabs>
          <w:tab w:val="right" w:leader="underscore" w:pos="9350"/>
        </w:tabs>
        <w:spacing w:line="360" w:lineRule="auto"/>
        <w:rPr>
          <w:rFonts w:ascii="Times New Roman" w:eastAsiaTheme="minorEastAsia" w:hAnsi="Times New Roman" w:cs="Times New Roman"/>
          <w:b/>
          <w:bCs/>
          <w:i w:val="0"/>
          <w:iCs w:val="0"/>
          <w:noProof/>
          <w:sz w:val="24"/>
          <w:szCs w:val="24"/>
        </w:rPr>
      </w:pPr>
      <w:hyperlink w:anchor="_Toc200993848" w:history="1">
        <w:r w:rsidRPr="00A10CFB">
          <w:rPr>
            <w:rStyle w:val="Hyperlink"/>
            <w:rFonts w:ascii="Times New Roman" w:hAnsi="Times New Roman" w:cs="Times New Roman"/>
            <w:b/>
            <w:bCs/>
            <w:i w:val="0"/>
            <w:iCs w:val="0"/>
            <w:noProof/>
            <w:sz w:val="24"/>
            <w:szCs w:val="24"/>
          </w:rPr>
          <w:t>Figure 12:  JobiVerse Database Diagram</w:t>
        </w:r>
        <w:r w:rsidRPr="00A10CFB">
          <w:rPr>
            <w:rFonts w:ascii="Times New Roman" w:hAnsi="Times New Roman" w:cs="Times New Roman"/>
            <w:b/>
            <w:bCs/>
            <w:i w:val="0"/>
            <w:iCs w:val="0"/>
            <w:noProof/>
            <w:webHidden/>
            <w:sz w:val="24"/>
            <w:szCs w:val="24"/>
          </w:rPr>
          <w:tab/>
        </w:r>
        <w:r w:rsidRPr="00A10CFB">
          <w:rPr>
            <w:rFonts w:ascii="Times New Roman" w:hAnsi="Times New Roman" w:cs="Times New Roman"/>
            <w:b/>
            <w:bCs/>
            <w:i w:val="0"/>
            <w:iCs w:val="0"/>
            <w:noProof/>
            <w:webHidden/>
            <w:sz w:val="24"/>
            <w:szCs w:val="24"/>
          </w:rPr>
          <w:fldChar w:fldCharType="begin"/>
        </w:r>
        <w:r w:rsidRPr="00A10CFB">
          <w:rPr>
            <w:rFonts w:ascii="Times New Roman" w:hAnsi="Times New Roman" w:cs="Times New Roman"/>
            <w:b/>
            <w:bCs/>
            <w:i w:val="0"/>
            <w:iCs w:val="0"/>
            <w:noProof/>
            <w:webHidden/>
            <w:sz w:val="24"/>
            <w:szCs w:val="24"/>
          </w:rPr>
          <w:instrText xml:space="preserve"> PAGEREF _Toc200993848 \h </w:instrText>
        </w:r>
        <w:r w:rsidRPr="00A10CFB">
          <w:rPr>
            <w:rFonts w:ascii="Times New Roman" w:hAnsi="Times New Roman" w:cs="Times New Roman"/>
            <w:b/>
            <w:bCs/>
            <w:i w:val="0"/>
            <w:iCs w:val="0"/>
            <w:noProof/>
            <w:webHidden/>
            <w:sz w:val="24"/>
            <w:szCs w:val="24"/>
          </w:rPr>
        </w:r>
        <w:r w:rsidRPr="00A10CFB">
          <w:rPr>
            <w:rFonts w:ascii="Times New Roman" w:hAnsi="Times New Roman" w:cs="Times New Roman"/>
            <w:b/>
            <w:bCs/>
            <w:i w:val="0"/>
            <w:iCs w:val="0"/>
            <w:noProof/>
            <w:webHidden/>
            <w:sz w:val="24"/>
            <w:szCs w:val="24"/>
          </w:rPr>
          <w:fldChar w:fldCharType="separate"/>
        </w:r>
        <w:r w:rsidR="00A164F3" w:rsidRPr="00A10CFB">
          <w:rPr>
            <w:rFonts w:ascii="Times New Roman" w:hAnsi="Times New Roman" w:cs="Times New Roman"/>
            <w:b/>
            <w:bCs/>
            <w:i w:val="0"/>
            <w:iCs w:val="0"/>
            <w:noProof/>
            <w:webHidden/>
            <w:sz w:val="24"/>
            <w:szCs w:val="24"/>
          </w:rPr>
          <w:t>42</w:t>
        </w:r>
        <w:r w:rsidRPr="00A10CFB">
          <w:rPr>
            <w:rFonts w:ascii="Times New Roman" w:hAnsi="Times New Roman" w:cs="Times New Roman"/>
            <w:b/>
            <w:bCs/>
            <w:i w:val="0"/>
            <w:iCs w:val="0"/>
            <w:noProof/>
            <w:webHidden/>
            <w:sz w:val="24"/>
            <w:szCs w:val="24"/>
          </w:rPr>
          <w:fldChar w:fldCharType="end"/>
        </w:r>
      </w:hyperlink>
    </w:p>
    <w:p w14:paraId="201353BA" w14:textId="79EBDE1B" w:rsidR="00DA5D92" w:rsidRPr="00A10CFB" w:rsidRDefault="00D4073B" w:rsidP="00BB5248">
      <w:pPr>
        <w:pStyle w:val="Heading1"/>
        <w:spacing w:line="360" w:lineRule="auto"/>
        <w:jc w:val="both"/>
        <w:rPr>
          <w:rFonts w:ascii="Times New Roman" w:hAnsi="Times New Roman" w:cs="Times New Roman"/>
          <w:b/>
          <w:bCs/>
          <w:color w:val="auto"/>
          <w:sz w:val="48"/>
          <w:szCs w:val="48"/>
        </w:rPr>
      </w:pPr>
      <w:r w:rsidRPr="00A10CFB">
        <w:rPr>
          <w:rFonts w:ascii="Times New Roman" w:eastAsiaTheme="minorHAnsi" w:hAnsi="Times New Roman" w:cs="Times New Roman"/>
          <w:b/>
          <w:bCs/>
          <w:i/>
          <w:iCs/>
          <w:color w:val="auto"/>
          <w:sz w:val="48"/>
          <w:szCs w:val="48"/>
        </w:rPr>
        <w:fldChar w:fldCharType="end"/>
      </w:r>
    </w:p>
    <w:p w14:paraId="1D685D6E" w14:textId="77777777" w:rsidR="00A164F3" w:rsidRPr="00A10CFB" w:rsidRDefault="00DA5D92" w:rsidP="00BB5248">
      <w:pPr>
        <w:spacing w:line="360" w:lineRule="auto"/>
        <w:rPr>
          <w:rFonts w:ascii="Times New Roman" w:hAnsi="Times New Roman" w:cs="Times New Roman"/>
          <w:b/>
          <w:bCs/>
          <w:sz w:val="48"/>
          <w:szCs w:val="48"/>
        </w:rPr>
        <w:sectPr w:rsidR="00A164F3" w:rsidRPr="00A10CFB" w:rsidSect="00A164F3">
          <w:footerReference w:type="default" r:id="rId12"/>
          <w:type w:val="continuous"/>
          <w:pgSz w:w="12240" w:h="15840"/>
          <w:pgMar w:top="1440" w:right="1440" w:bottom="1440" w:left="1440" w:header="720" w:footer="720" w:gutter="0"/>
          <w:pgNumType w:fmt="lowerRoman"/>
          <w:cols w:space="720"/>
          <w:docGrid w:linePitch="360"/>
        </w:sectPr>
      </w:pPr>
      <w:r w:rsidRPr="00A10CFB">
        <w:rPr>
          <w:rFonts w:ascii="Times New Roman" w:hAnsi="Times New Roman" w:cs="Times New Roman"/>
          <w:b/>
          <w:bCs/>
          <w:sz w:val="48"/>
          <w:szCs w:val="48"/>
        </w:rPr>
        <w:br w:type="page"/>
      </w:r>
    </w:p>
    <w:p w14:paraId="4CA6F8C7" w14:textId="77777777" w:rsidR="00DA5D92" w:rsidRPr="00A10CFB" w:rsidRDefault="00DA5D92" w:rsidP="00BB5248">
      <w:pPr>
        <w:spacing w:line="360" w:lineRule="auto"/>
        <w:rPr>
          <w:rFonts w:ascii="Times New Roman" w:eastAsiaTheme="majorEastAsia" w:hAnsi="Times New Roman" w:cs="Times New Roman"/>
          <w:b/>
          <w:bCs/>
          <w:sz w:val="48"/>
          <w:szCs w:val="48"/>
        </w:rPr>
      </w:pPr>
    </w:p>
    <w:p w14:paraId="1FC74AE7" w14:textId="77777777" w:rsidR="00B316D3" w:rsidRPr="00A10CFB" w:rsidRDefault="00B316D3" w:rsidP="00BB5248">
      <w:pPr>
        <w:pStyle w:val="Heading1"/>
        <w:spacing w:line="360" w:lineRule="auto"/>
        <w:jc w:val="both"/>
        <w:rPr>
          <w:rFonts w:ascii="Times New Roman" w:hAnsi="Times New Roman" w:cs="Times New Roman"/>
          <w:b/>
          <w:bCs/>
          <w:color w:val="auto"/>
          <w:sz w:val="48"/>
          <w:szCs w:val="48"/>
        </w:rPr>
      </w:pPr>
    </w:p>
    <w:p w14:paraId="606A2083" w14:textId="77777777" w:rsidR="00B316D3" w:rsidRPr="00A10CFB" w:rsidRDefault="00B316D3" w:rsidP="00BB5248">
      <w:pPr>
        <w:pStyle w:val="Heading1"/>
        <w:spacing w:line="360" w:lineRule="auto"/>
        <w:jc w:val="both"/>
        <w:rPr>
          <w:rFonts w:ascii="Times New Roman" w:hAnsi="Times New Roman" w:cs="Times New Roman"/>
          <w:b/>
          <w:bCs/>
          <w:color w:val="auto"/>
          <w:sz w:val="48"/>
          <w:szCs w:val="48"/>
        </w:rPr>
      </w:pPr>
    </w:p>
    <w:p w14:paraId="35AED62B" w14:textId="77777777" w:rsidR="00B316D3" w:rsidRPr="00A10CFB" w:rsidRDefault="00B316D3" w:rsidP="00BB5248">
      <w:pPr>
        <w:pStyle w:val="Heading1"/>
        <w:spacing w:line="360" w:lineRule="auto"/>
        <w:jc w:val="both"/>
        <w:rPr>
          <w:rFonts w:ascii="Times New Roman" w:hAnsi="Times New Roman" w:cs="Times New Roman"/>
          <w:b/>
          <w:bCs/>
          <w:color w:val="auto"/>
          <w:sz w:val="48"/>
          <w:szCs w:val="48"/>
        </w:rPr>
      </w:pPr>
    </w:p>
    <w:p w14:paraId="657F2595" w14:textId="77777777" w:rsidR="00B316D3" w:rsidRPr="00A10CFB" w:rsidRDefault="00B316D3" w:rsidP="00BB5248">
      <w:pPr>
        <w:pStyle w:val="Heading1"/>
        <w:spacing w:line="360" w:lineRule="auto"/>
        <w:jc w:val="both"/>
        <w:rPr>
          <w:rFonts w:ascii="Times New Roman" w:hAnsi="Times New Roman" w:cs="Times New Roman"/>
          <w:b/>
          <w:bCs/>
          <w:color w:val="auto"/>
          <w:sz w:val="48"/>
          <w:szCs w:val="48"/>
        </w:rPr>
      </w:pPr>
    </w:p>
    <w:p w14:paraId="5DF1C4A5" w14:textId="77777777" w:rsidR="0098779D" w:rsidRPr="00A10CFB" w:rsidRDefault="0098779D" w:rsidP="00BB5248">
      <w:pPr>
        <w:spacing w:line="360" w:lineRule="auto"/>
        <w:jc w:val="both"/>
        <w:rPr>
          <w:rFonts w:ascii="Times New Roman" w:hAnsi="Times New Roman" w:cs="Times New Roman"/>
        </w:rPr>
      </w:pPr>
    </w:p>
    <w:p w14:paraId="39F66691" w14:textId="42FE07CE" w:rsidR="000E167D" w:rsidRPr="00A10CFB" w:rsidRDefault="00B316D3" w:rsidP="00BB5248">
      <w:pPr>
        <w:pStyle w:val="Heading1"/>
        <w:spacing w:line="360" w:lineRule="auto"/>
        <w:jc w:val="both"/>
        <w:rPr>
          <w:rFonts w:ascii="Times New Roman" w:hAnsi="Times New Roman" w:cs="Times New Roman"/>
          <w:b/>
          <w:bCs/>
          <w:color w:val="auto"/>
          <w:sz w:val="48"/>
          <w:szCs w:val="48"/>
        </w:rPr>
      </w:pPr>
      <w:bookmarkStart w:id="2" w:name="_Toc203932183"/>
      <w:r w:rsidRPr="00A10CFB">
        <w:rPr>
          <w:rFonts w:ascii="Times New Roman" w:hAnsi="Times New Roman" w:cs="Times New Roman"/>
          <w:b/>
          <w:bCs/>
          <w:color w:val="auto"/>
          <w:sz w:val="48"/>
          <w:szCs w:val="48"/>
        </w:rPr>
        <w:t xml:space="preserve">Chapter 1: </w:t>
      </w:r>
      <w:r w:rsidR="00A13E2A" w:rsidRPr="00A10CFB">
        <w:rPr>
          <w:rFonts w:ascii="Times New Roman" w:hAnsi="Times New Roman" w:cs="Times New Roman"/>
          <w:b/>
          <w:bCs/>
          <w:color w:val="auto"/>
          <w:sz w:val="48"/>
          <w:szCs w:val="48"/>
        </w:rPr>
        <w:t>Introductio</w:t>
      </w:r>
      <w:r w:rsidRPr="00A10CFB">
        <w:rPr>
          <w:rFonts w:ascii="Times New Roman" w:hAnsi="Times New Roman" w:cs="Times New Roman"/>
          <w:b/>
          <w:bCs/>
          <w:color w:val="auto"/>
          <w:sz w:val="48"/>
          <w:szCs w:val="48"/>
        </w:rPr>
        <w:t>n</w:t>
      </w:r>
      <w:bookmarkEnd w:id="2"/>
    </w:p>
    <w:p w14:paraId="267E4A7F" w14:textId="77777777" w:rsidR="000E167D" w:rsidRPr="00A10CFB" w:rsidRDefault="000E167D" w:rsidP="00BB5248">
      <w:pPr>
        <w:spacing w:line="360" w:lineRule="auto"/>
        <w:jc w:val="both"/>
        <w:rPr>
          <w:rFonts w:ascii="Times New Roman" w:eastAsiaTheme="majorEastAsia" w:hAnsi="Times New Roman" w:cs="Times New Roman"/>
          <w:b/>
          <w:bCs/>
          <w:sz w:val="48"/>
          <w:szCs w:val="48"/>
        </w:rPr>
      </w:pPr>
      <w:r w:rsidRPr="00A10CFB">
        <w:rPr>
          <w:rFonts w:ascii="Times New Roman" w:hAnsi="Times New Roman" w:cs="Times New Roman"/>
          <w:b/>
          <w:bCs/>
          <w:sz w:val="48"/>
          <w:szCs w:val="48"/>
        </w:rPr>
        <w:br w:type="page"/>
      </w:r>
    </w:p>
    <w:p w14:paraId="625A7316" w14:textId="17461C14" w:rsidR="00B316D3" w:rsidRPr="00A10CFB" w:rsidRDefault="000E167D" w:rsidP="00BB5248">
      <w:pPr>
        <w:pStyle w:val="Heading2"/>
        <w:numPr>
          <w:ilvl w:val="1"/>
          <w:numId w:val="115"/>
        </w:numPr>
        <w:spacing w:line="360" w:lineRule="auto"/>
        <w:rPr>
          <w:rFonts w:ascii="Times New Roman" w:hAnsi="Times New Roman" w:cs="Times New Roman"/>
          <w:b/>
          <w:bCs/>
          <w:color w:val="auto"/>
          <w:sz w:val="28"/>
          <w:szCs w:val="28"/>
        </w:rPr>
      </w:pPr>
      <w:bookmarkStart w:id="3" w:name="_Toc203932184"/>
      <w:r w:rsidRPr="00A10CFB">
        <w:rPr>
          <w:rFonts w:ascii="Times New Roman" w:hAnsi="Times New Roman" w:cs="Times New Roman"/>
          <w:b/>
          <w:bCs/>
          <w:color w:val="auto"/>
          <w:sz w:val="28"/>
          <w:szCs w:val="28"/>
        </w:rPr>
        <w:lastRenderedPageBreak/>
        <w:t>Introduction</w:t>
      </w:r>
      <w:bookmarkEnd w:id="3"/>
    </w:p>
    <w:p w14:paraId="1D126372" w14:textId="787E73C7" w:rsidR="003274E4" w:rsidRPr="00A10CFB" w:rsidRDefault="003274E4" w:rsidP="00BB5248">
      <w:pPr>
        <w:spacing w:line="360" w:lineRule="auto"/>
        <w:jc w:val="both"/>
        <w:rPr>
          <w:rFonts w:ascii="Times New Roman" w:hAnsi="Times New Roman" w:cs="Times New Roman"/>
        </w:rPr>
      </w:pPr>
      <w:r w:rsidRPr="00A10CFB">
        <w:rPr>
          <w:rFonts w:ascii="Times New Roman" w:hAnsi="Times New Roman" w:cs="Times New Roman"/>
        </w:rPr>
        <w:t>The job market has changed significantly in the past few years, with advancements in technology that reshape the recruitment environment. Despite all these advancements and platforms like LinkedIn, indeed and Glassdoor, job seekers and recruiters face numerous challenges throughout the recruitment process. Job seekers often struggle to tailor optimized resumes, get personalized recommendations that align with their skills and expertise and track their applications. Similarly, the recruiters have to sift through thousands of applicants to find the right candidate, making the whole process time and resource consuming and tiring.</w:t>
      </w:r>
    </w:p>
    <w:p w14:paraId="2A6DA515" w14:textId="7539FD6C" w:rsidR="00132D71" w:rsidRPr="00A10CFB" w:rsidRDefault="00132D71" w:rsidP="00BB5248">
      <w:pPr>
        <w:spacing w:line="360" w:lineRule="auto"/>
        <w:jc w:val="both"/>
        <w:rPr>
          <w:rFonts w:ascii="Times New Roman" w:hAnsi="Times New Roman" w:cs="Times New Roman"/>
        </w:rPr>
      </w:pPr>
      <w:r w:rsidRPr="00A10CFB">
        <w:rPr>
          <w:rFonts w:ascii="Times New Roman" w:hAnsi="Times New Roman" w:cs="Times New Roman"/>
        </w:rPr>
        <w:t>Already available job-related platforms’ primary functionality is job listings without providing AI-powered tools that can improve and provide efficiency. Additionally, most of the candidates do not even make it to the interview because their resumes get rejected by Applicant Tracking System (ATS) used by recruiters due to improper formatting or keyword mismatches, causing qualified candidates to miss out on opportunities. The lack of personalized job recommendations aligning with their skills, expertise and career aspirations also add to the frustrations of the job seekers. Lack of AI technology, the recruiters also face number of challenges. Recruiters must go through thousands of applications to get the pool of most qualified candidates.</w:t>
      </w:r>
    </w:p>
    <w:p w14:paraId="6FA85A84" w14:textId="74C20DE1" w:rsidR="003274E4" w:rsidRPr="00A10CFB" w:rsidRDefault="007B4572" w:rsidP="00BB5248">
      <w:pPr>
        <w:spacing w:line="360" w:lineRule="auto"/>
        <w:jc w:val="both"/>
        <w:rPr>
          <w:rFonts w:ascii="Times New Roman" w:hAnsi="Times New Roman" w:cs="Times New Roman"/>
        </w:rPr>
      </w:pPr>
      <w:r w:rsidRPr="00A10CFB">
        <w:rPr>
          <w:rFonts w:ascii="Times New Roman" w:hAnsi="Times New Roman" w:cs="Times New Roman"/>
        </w:rPr>
        <w:t>To address</w:t>
      </w:r>
      <w:r w:rsidR="00132D71" w:rsidRPr="00A10CFB">
        <w:rPr>
          <w:rFonts w:ascii="Times New Roman" w:hAnsi="Times New Roman" w:cs="Times New Roman"/>
        </w:rPr>
        <w:t xml:space="preserve"> these challenges, this research introduces JobiVerse, a Software-as-a Service (SaaS) web application that utilizes modern AI technology to provide tools to job seekers and recruiters to automate recruitment process.</w:t>
      </w:r>
      <w:r w:rsidR="002C65AC" w:rsidRPr="00A10CFB">
        <w:rPr>
          <w:rFonts w:ascii="Times New Roman" w:hAnsi="Times New Roman" w:cs="Times New Roman"/>
        </w:rPr>
        <w:t xml:space="preserve"> By </w:t>
      </w:r>
      <w:r w:rsidRPr="00A10CFB">
        <w:rPr>
          <w:rFonts w:ascii="Times New Roman" w:hAnsi="Times New Roman" w:cs="Times New Roman"/>
        </w:rPr>
        <w:t>integrating AI-powered tools like resume builder, personalized job recommendations, automated candidate filtering, interview scheduling systems, JobiVerse focuses on streamlining both job seeking and recruitment process.</w:t>
      </w:r>
    </w:p>
    <w:p w14:paraId="569F698A" w14:textId="29A518BD" w:rsidR="005D73E5" w:rsidRDefault="0098779D" w:rsidP="00BB5248">
      <w:pPr>
        <w:spacing w:line="360" w:lineRule="auto"/>
        <w:jc w:val="both"/>
        <w:rPr>
          <w:rFonts w:ascii="Times New Roman" w:hAnsi="Times New Roman" w:cs="Times New Roman"/>
        </w:rPr>
      </w:pPr>
      <w:r w:rsidRPr="00A10CFB">
        <w:rPr>
          <w:rFonts w:ascii="Times New Roman" w:hAnsi="Times New Roman" w:cs="Times New Roman"/>
          <w:noProof/>
        </w:rPr>
        <w:drawing>
          <wp:inline distT="0" distB="0" distL="0" distR="0" wp14:anchorId="6605B1A9" wp14:editId="3DB2D151">
            <wp:extent cx="4654627" cy="2286000"/>
            <wp:effectExtent l="0" t="0" r="0" b="0"/>
            <wp:docPr id="73633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38219" name="Picture 736338219"/>
                    <pic:cNvPicPr/>
                  </pic:nvPicPr>
                  <pic:blipFill rotWithShape="1">
                    <a:blip r:embed="rId13" cstate="print">
                      <a:extLst>
                        <a:ext uri="{28A0092B-C50C-407E-A947-70E740481C1C}">
                          <a14:useLocalDpi xmlns:a14="http://schemas.microsoft.com/office/drawing/2010/main" val="0"/>
                        </a:ext>
                      </a:extLst>
                    </a:blip>
                    <a:srcRect t="15569" b="29206"/>
                    <a:stretch/>
                  </pic:blipFill>
                  <pic:spPr bwMode="auto">
                    <a:xfrm>
                      <a:off x="0" y="0"/>
                      <a:ext cx="4670455" cy="2293774"/>
                    </a:xfrm>
                    <a:prstGeom prst="rect">
                      <a:avLst/>
                    </a:prstGeom>
                    <a:ln>
                      <a:noFill/>
                    </a:ln>
                    <a:extLst>
                      <a:ext uri="{53640926-AAD7-44D8-BBD7-CCE9431645EC}">
                        <a14:shadowObscured xmlns:a14="http://schemas.microsoft.com/office/drawing/2010/main"/>
                      </a:ext>
                    </a:extLst>
                  </pic:spPr>
                </pic:pic>
              </a:graphicData>
            </a:graphic>
          </wp:inline>
        </w:drawing>
      </w:r>
    </w:p>
    <w:p w14:paraId="191AAA26" w14:textId="56A34272" w:rsidR="00D31485" w:rsidRDefault="00D31485" w:rsidP="00BB5248">
      <w:pPr>
        <w:spacing w:line="360" w:lineRule="auto"/>
        <w:jc w:val="both"/>
        <w:rPr>
          <w:ins w:id="4" w:author="Dr. Farrukh Zeeshan" w:date="2025-09-08T15:22:00Z" w16du:dateUtc="2025-09-08T10:22:00Z"/>
          <w:rFonts w:ascii="Times New Roman" w:hAnsi="Times New Roman" w:cs="Times New Roman"/>
        </w:rPr>
      </w:pPr>
      <w:ins w:id="5" w:author="Dr. Farrukh Zeeshan" w:date="2025-09-08T15:22:00Z" w16du:dateUtc="2025-09-08T10:22:00Z">
        <w:r>
          <w:rPr>
            <w:rFonts w:ascii="Times New Roman" w:hAnsi="Times New Roman" w:cs="Times New Roman"/>
          </w:rPr>
          <w:lastRenderedPageBreak/>
          <w:t>Each figure must have a caption.</w:t>
        </w:r>
      </w:ins>
    </w:p>
    <w:p w14:paraId="3D625ECA" w14:textId="1C0AA378" w:rsidR="00D31485" w:rsidRPr="00A10CFB" w:rsidRDefault="00D31485" w:rsidP="00BB5248">
      <w:pPr>
        <w:spacing w:line="360" w:lineRule="auto"/>
        <w:jc w:val="both"/>
        <w:rPr>
          <w:rFonts w:ascii="Times New Roman" w:hAnsi="Times New Roman" w:cs="Times New Roman"/>
        </w:rPr>
      </w:pPr>
      <w:ins w:id="6" w:author="Dr. Farrukh Zeeshan" w:date="2025-09-08T15:22:00Z" w16du:dateUtc="2025-09-08T10:22:00Z">
        <w:r>
          <w:rPr>
            <w:rFonts w:ascii="Times New Roman" w:hAnsi="Times New Roman" w:cs="Times New Roman"/>
          </w:rPr>
          <w:t>Each figure must be discussed and referred to in the text.</w:t>
        </w:r>
      </w:ins>
    </w:p>
    <w:p w14:paraId="7E96DFDD" w14:textId="3D71EA61" w:rsidR="00266CDC" w:rsidRPr="00A10CFB" w:rsidRDefault="00266CDC" w:rsidP="00BB5248">
      <w:pPr>
        <w:pStyle w:val="Heading2"/>
        <w:numPr>
          <w:ilvl w:val="1"/>
          <w:numId w:val="114"/>
        </w:numPr>
        <w:spacing w:line="360" w:lineRule="auto"/>
        <w:jc w:val="both"/>
        <w:rPr>
          <w:rFonts w:ascii="Times New Roman" w:hAnsi="Times New Roman" w:cs="Times New Roman"/>
          <w:b/>
          <w:bCs/>
          <w:color w:val="auto"/>
          <w:sz w:val="28"/>
          <w:szCs w:val="28"/>
        </w:rPr>
      </w:pPr>
      <w:bookmarkStart w:id="7" w:name="_Toc203932185"/>
      <w:r w:rsidRPr="00A10CFB">
        <w:rPr>
          <w:rFonts w:ascii="Times New Roman" w:hAnsi="Times New Roman" w:cs="Times New Roman"/>
          <w:b/>
          <w:bCs/>
          <w:color w:val="auto"/>
          <w:sz w:val="28"/>
          <w:szCs w:val="28"/>
        </w:rPr>
        <w:t>Objectives</w:t>
      </w:r>
      <w:bookmarkEnd w:id="7"/>
    </w:p>
    <w:p w14:paraId="7D1718B8" w14:textId="77777777" w:rsidR="00266CDC" w:rsidRPr="00A10CFB" w:rsidRDefault="00266CDC" w:rsidP="00BB5248">
      <w:pPr>
        <w:spacing w:line="360" w:lineRule="auto"/>
        <w:jc w:val="both"/>
        <w:rPr>
          <w:rFonts w:ascii="Times New Roman" w:hAnsi="Times New Roman" w:cs="Times New Roman"/>
        </w:rPr>
      </w:pPr>
      <w:r w:rsidRPr="00A10CFB">
        <w:rPr>
          <w:rFonts w:ascii="Times New Roman" w:hAnsi="Times New Roman" w:cs="Times New Roman"/>
        </w:rPr>
        <w:t>The main objective of JobiVerse is to develop an efficient and smart digital recruitment platform that utilizes AI and ML technologies to facilitate job seekers and recruiters. The following are some of the specific objectives:</w:t>
      </w:r>
    </w:p>
    <w:p w14:paraId="7A1C395C"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develop a centralized hiring platform that integrates AI-powered tools for job seekers and recruiters to facilitate them.</w:t>
      </w:r>
    </w:p>
    <w:p w14:paraId="27D17BA1"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automate resume building that generates ATS-friendly and optimized resumes for job seekers.</w:t>
      </w:r>
    </w:p>
    <w:p w14:paraId="2A80970C"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tailor a personalized job recommendation system that uses AI to recommend jobs that align with candidate’s skills, expertise and career goals.</w:t>
      </w:r>
    </w:p>
    <w:p w14:paraId="222F6CBF"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improve and streamline candidate screening process by providing AI filtering system for the recruiters.</w:t>
      </w:r>
    </w:p>
    <w:p w14:paraId="106B9682"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enable real time application tracking system to provide applicants get analysis of their resumes.</w:t>
      </w:r>
    </w:p>
    <w:p w14:paraId="0A79B8C5"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integrate an interviewing system to schedule and conduct interviews within the platform.</w:t>
      </w:r>
    </w:p>
    <w:p w14:paraId="7AB2123D" w14:textId="77777777" w:rsidR="00266CDC" w:rsidRPr="00A10CFB" w:rsidRDefault="00266CDC" w:rsidP="00BB5248">
      <w:pPr>
        <w:pStyle w:val="ListParagraph"/>
        <w:numPr>
          <w:ilvl w:val="0"/>
          <w:numId w:val="6"/>
        </w:numPr>
        <w:spacing w:line="360" w:lineRule="auto"/>
        <w:jc w:val="both"/>
        <w:rPr>
          <w:rFonts w:ascii="Times New Roman" w:hAnsi="Times New Roman" w:cs="Times New Roman"/>
        </w:rPr>
      </w:pPr>
      <w:r w:rsidRPr="00A10CFB">
        <w:rPr>
          <w:rFonts w:ascii="Times New Roman" w:hAnsi="Times New Roman" w:cs="Times New Roman"/>
        </w:rPr>
        <w:t>To enhance the hiring process by speeding up the recruitment process, providing efficient job matching, candidate screening and candidate filtering.</w:t>
      </w:r>
    </w:p>
    <w:p w14:paraId="1C72A29A" w14:textId="77777777" w:rsidR="00266CDC" w:rsidRPr="00A10CFB" w:rsidRDefault="00266CDC" w:rsidP="00BB5248">
      <w:pPr>
        <w:spacing w:line="360" w:lineRule="auto"/>
        <w:jc w:val="both"/>
        <w:rPr>
          <w:rFonts w:ascii="Times New Roman" w:hAnsi="Times New Roman" w:cs="Times New Roman"/>
        </w:rPr>
      </w:pPr>
      <w:r w:rsidRPr="00A10CFB">
        <w:rPr>
          <w:rFonts w:ascii="Times New Roman" w:hAnsi="Times New Roman" w:cs="Times New Roman"/>
        </w:rPr>
        <w:t>By achieving these objectives, JobiVerse aims to modernize and revolutionize the existing recruitment ecosystem into smart, efficient, fast, streamlined and user-friendly system.</w:t>
      </w:r>
    </w:p>
    <w:p w14:paraId="6223483B" w14:textId="77777777" w:rsidR="00266CDC" w:rsidRPr="00A10CFB" w:rsidRDefault="00266CDC" w:rsidP="00BB5248">
      <w:pPr>
        <w:pStyle w:val="Heading2"/>
        <w:spacing w:line="360" w:lineRule="auto"/>
        <w:jc w:val="both"/>
        <w:rPr>
          <w:rFonts w:ascii="Times New Roman" w:hAnsi="Times New Roman" w:cs="Times New Roman"/>
          <w:b/>
          <w:bCs/>
          <w:color w:val="auto"/>
          <w:sz w:val="28"/>
          <w:szCs w:val="28"/>
        </w:rPr>
      </w:pPr>
    </w:p>
    <w:p w14:paraId="7A21693F" w14:textId="66EE619A" w:rsidR="005D73E5" w:rsidRPr="00A10CFB" w:rsidRDefault="00F103E8" w:rsidP="00BB5248">
      <w:pPr>
        <w:pStyle w:val="Heading2"/>
        <w:numPr>
          <w:ilvl w:val="1"/>
          <w:numId w:val="114"/>
        </w:numPr>
        <w:spacing w:line="360" w:lineRule="auto"/>
        <w:jc w:val="both"/>
        <w:rPr>
          <w:rFonts w:ascii="Times New Roman" w:hAnsi="Times New Roman" w:cs="Times New Roman"/>
          <w:b/>
          <w:bCs/>
          <w:color w:val="auto"/>
          <w:sz w:val="28"/>
          <w:szCs w:val="28"/>
        </w:rPr>
      </w:pPr>
      <w:bookmarkStart w:id="8" w:name="_Toc203932186"/>
      <w:r w:rsidRPr="00A10CFB">
        <w:rPr>
          <w:rFonts w:ascii="Times New Roman" w:hAnsi="Times New Roman" w:cs="Times New Roman"/>
          <w:b/>
          <w:bCs/>
          <w:color w:val="auto"/>
          <w:sz w:val="28"/>
          <w:szCs w:val="28"/>
        </w:rPr>
        <w:t>Problem Statement</w:t>
      </w:r>
      <w:bookmarkEnd w:id="8"/>
    </w:p>
    <w:p w14:paraId="7F4D061E" w14:textId="2E934736" w:rsidR="00F6202A" w:rsidRPr="00A10CFB" w:rsidRDefault="00874F1D" w:rsidP="00BB5248">
      <w:pPr>
        <w:spacing w:line="360" w:lineRule="auto"/>
        <w:jc w:val="both"/>
        <w:rPr>
          <w:rFonts w:ascii="Times New Roman" w:hAnsi="Times New Roman" w:cs="Times New Roman"/>
        </w:rPr>
      </w:pPr>
      <w:r w:rsidRPr="00A10CFB">
        <w:rPr>
          <w:rFonts w:ascii="Times New Roman" w:hAnsi="Times New Roman" w:cs="Times New Roman"/>
        </w:rPr>
        <w:t>The present job seeking and recruitment process is time and resource consuming and inefficient, with a lot of challenges faced by both job seekers and recruiters.</w:t>
      </w:r>
      <w:r w:rsidR="00D3412B" w:rsidRPr="00A10CFB">
        <w:rPr>
          <w:rFonts w:ascii="Times New Roman" w:hAnsi="Times New Roman" w:cs="Times New Roman"/>
        </w:rPr>
        <w:t xml:space="preserve"> There are a number of problems faced by the candidates during the whole recruitment process including creating ATS friendly resumes, being unable to find a perfect job match due to lack of personalized job recommendations. Also lack of proper application tracking system for candidates to view the resume analysis. On the </w:t>
      </w:r>
      <w:r w:rsidR="00D3412B" w:rsidRPr="00A10CFB">
        <w:rPr>
          <w:rFonts w:ascii="Times New Roman" w:hAnsi="Times New Roman" w:cs="Times New Roman"/>
        </w:rPr>
        <w:lastRenderedPageBreak/>
        <w:t xml:space="preserve">other hand, recruiters also face a lot of difficulties like sifting through numerous applications to find the perfect candidates for the job. Also, the traditional screening method that includes human involvement might end up producing results including biases in selection. Lack of all-in-one system for screening candidates, scheduling and conducting interviews makes hiring a tiring process as recruiters have to juggle between different applications. </w:t>
      </w:r>
      <w:r w:rsidR="004774A4" w:rsidRPr="00A10CFB">
        <w:rPr>
          <w:rFonts w:ascii="Times New Roman" w:hAnsi="Times New Roman" w:cs="Times New Roman"/>
        </w:rPr>
        <w:t xml:space="preserve">All these challenges point out </w:t>
      </w:r>
      <w:r w:rsidR="00981429" w:rsidRPr="00A10CFB">
        <w:rPr>
          <w:rFonts w:ascii="Times New Roman" w:hAnsi="Times New Roman" w:cs="Times New Roman"/>
        </w:rPr>
        <w:t>the need</w:t>
      </w:r>
      <w:r w:rsidR="004774A4" w:rsidRPr="00A10CFB">
        <w:rPr>
          <w:rFonts w:ascii="Times New Roman" w:hAnsi="Times New Roman" w:cs="Times New Roman"/>
        </w:rPr>
        <w:t xml:space="preserve"> for an AI-powered platform to streamline and </w:t>
      </w:r>
      <w:r w:rsidR="00981429" w:rsidRPr="00A10CFB">
        <w:rPr>
          <w:rFonts w:ascii="Times New Roman" w:hAnsi="Times New Roman" w:cs="Times New Roman"/>
        </w:rPr>
        <w:t>simplify each</w:t>
      </w:r>
      <w:r w:rsidR="004774A4" w:rsidRPr="00A10CFB">
        <w:rPr>
          <w:rFonts w:ascii="Times New Roman" w:hAnsi="Times New Roman" w:cs="Times New Roman"/>
        </w:rPr>
        <w:t xml:space="preserve"> process included in the recruitment process for both job seekers and recruiters.</w:t>
      </w:r>
    </w:p>
    <w:p w14:paraId="31C977CB" w14:textId="77777777" w:rsidR="006E3994" w:rsidRPr="00A10CFB" w:rsidRDefault="006E3994" w:rsidP="00BB5248">
      <w:pPr>
        <w:spacing w:line="360" w:lineRule="auto"/>
        <w:ind w:left="360"/>
        <w:jc w:val="both"/>
        <w:rPr>
          <w:rFonts w:ascii="Times New Roman" w:hAnsi="Times New Roman" w:cs="Times New Roman"/>
        </w:rPr>
      </w:pPr>
    </w:p>
    <w:p w14:paraId="76AB7284" w14:textId="0DBF7636" w:rsidR="008F49E6" w:rsidRPr="00A10CFB" w:rsidRDefault="006E3994" w:rsidP="00BB5248">
      <w:pPr>
        <w:pStyle w:val="Heading2"/>
        <w:numPr>
          <w:ilvl w:val="1"/>
          <w:numId w:val="114"/>
        </w:numPr>
        <w:spacing w:line="360" w:lineRule="auto"/>
        <w:jc w:val="both"/>
        <w:rPr>
          <w:rFonts w:ascii="Times New Roman" w:hAnsi="Times New Roman" w:cs="Times New Roman"/>
          <w:b/>
          <w:bCs/>
          <w:color w:val="auto"/>
          <w:sz w:val="28"/>
          <w:szCs w:val="28"/>
        </w:rPr>
      </w:pPr>
      <w:bookmarkStart w:id="9" w:name="_Toc203932187"/>
      <w:r w:rsidRPr="00A10CFB">
        <w:rPr>
          <w:rFonts w:ascii="Times New Roman" w:hAnsi="Times New Roman" w:cs="Times New Roman"/>
          <w:b/>
          <w:bCs/>
          <w:color w:val="auto"/>
          <w:sz w:val="28"/>
          <w:szCs w:val="28"/>
        </w:rPr>
        <w:t>Project Scope</w:t>
      </w:r>
      <w:bookmarkEnd w:id="9"/>
    </w:p>
    <w:p w14:paraId="18C9853C" w14:textId="26F1308F" w:rsidR="006E3994" w:rsidRPr="00A10CFB" w:rsidRDefault="006E3994" w:rsidP="00BB5248">
      <w:pPr>
        <w:spacing w:line="360" w:lineRule="auto"/>
        <w:jc w:val="both"/>
        <w:rPr>
          <w:rFonts w:ascii="Times New Roman" w:hAnsi="Times New Roman" w:cs="Times New Roman"/>
        </w:rPr>
      </w:pPr>
      <w:r w:rsidRPr="00A10CFB">
        <w:rPr>
          <w:rFonts w:ascii="Times New Roman" w:hAnsi="Times New Roman" w:cs="Times New Roman"/>
        </w:rPr>
        <w:t>The scope of the project is to provide an efficient, intelligent and AI-driven recruitment platform that enhances both job seeking and recruitment process.</w:t>
      </w:r>
    </w:p>
    <w:p w14:paraId="7F8D6259" w14:textId="47A7A548" w:rsidR="006E3994" w:rsidRPr="00A10CFB" w:rsidRDefault="006E3994" w:rsidP="00BB5248">
      <w:pPr>
        <w:pStyle w:val="Heading3"/>
        <w:numPr>
          <w:ilvl w:val="2"/>
          <w:numId w:val="114"/>
        </w:numPr>
        <w:spacing w:line="360" w:lineRule="auto"/>
        <w:jc w:val="both"/>
        <w:rPr>
          <w:rFonts w:ascii="Times New Roman" w:hAnsi="Times New Roman" w:cs="Times New Roman"/>
          <w:b/>
          <w:bCs/>
          <w:color w:val="auto"/>
          <w:sz w:val="24"/>
          <w:szCs w:val="24"/>
        </w:rPr>
      </w:pPr>
      <w:bookmarkStart w:id="10" w:name="_Toc203932188"/>
      <w:r w:rsidRPr="00A10CFB">
        <w:rPr>
          <w:rFonts w:ascii="Times New Roman" w:hAnsi="Times New Roman" w:cs="Times New Roman"/>
          <w:b/>
          <w:bCs/>
          <w:color w:val="auto"/>
          <w:sz w:val="24"/>
          <w:szCs w:val="24"/>
        </w:rPr>
        <w:t>Candidate Portal Features</w:t>
      </w:r>
      <w:bookmarkEnd w:id="10"/>
    </w:p>
    <w:p w14:paraId="4CDE2151" w14:textId="17176038" w:rsidR="006E3994" w:rsidRPr="00A10CFB" w:rsidRDefault="006E3994" w:rsidP="00BB5248">
      <w:pPr>
        <w:spacing w:line="360" w:lineRule="auto"/>
        <w:jc w:val="both"/>
        <w:rPr>
          <w:rFonts w:ascii="Times New Roman" w:hAnsi="Times New Roman" w:cs="Times New Roman"/>
        </w:rPr>
      </w:pPr>
      <w:r w:rsidRPr="00A10CFB">
        <w:rPr>
          <w:rFonts w:ascii="Times New Roman" w:hAnsi="Times New Roman" w:cs="Times New Roman"/>
        </w:rPr>
        <w:t>JobiVerse have the following features:</w:t>
      </w:r>
    </w:p>
    <w:p w14:paraId="12664111" w14:textId="2045A36D" w:rsidR="006E3994" w:rsidRPr="00A10CFB" w:rsidRDefault="006E3994" w:rsidP="00BB5248">
      <w:pPr>
        <w:pStyle w:val="ListParagraph"/>
        <w:numPr>
          <w:ilvl w:val="0"/>
          <w:numId w:val="9"/>
        </w:numPr>
        <w:spacing w:line="360" w:lineRule="auto"/>
        <w:jc w:val="both"/>
        <w:rPr>
          <w:rFonts w:ascii="Times New Roman" w:hAnsi="Times New Roman" w:cs="Times New Roman"/>
        </w:rPr>
      </w:pPr>
      <w:r w:rsidRPr="00A10CFB">
        <w:rPr>
          <w:rFonts w:ascii="Times New Roman" w:hAnsi="Times New Roman" w:cs="Times New Roman"/>
          <w:b/>
          <w:bCs/>
        </w:rPr>
        <w:t xml:space="preserve">Profile Creation: </w:t>
      </w:r>
      <w:r w:rsidR="00F60C4A" w:rsidRPr="00A10CFB">
        <w:rPr>
          <w:rFonts w:ascii="Times New Roman" w:hAnsi="Times New Roman" w:cs="Times New Roman"/>
        </w:rPr>
        <w:t>Users can create detailed professional profiles including skills, education and relevant experience.</w:t>
      </w:r>
    </w:p>
    <w:p w14:paraId="21ADE24D" w14:textId="672DEC7A" w:rsidR="00F60C4A" w:rsidRPr="00A10CFB" w:rsidRDefault="00F60C4A" w:rsidP="00BB5248">
      <w:pPr>
        <w:pStyle w:val="ListParagraph"/>
        <w:numPr>
          <w:ilvl w:val="0"/>
          <w:numId w:val="9"/>
        </w:numPr>
        <w:spacing w:line="360" w:lineRule="auto"/>
        <w:jc w:val="both"/>
        <w:rPr>
          <w:rFonts w:ascii="Times New Roman" w:hAnsi="Times New Roman" w:cs="Times New Roman"/>
        </w:rPr>
      </w:pPr>
      <w:r w:rsidRPr="00A10CFB">
        <w:rPr>
          <w:rFonts w:ascii="Times New Roman" w:hAnsi="Times New Roman" w:cs="Times New Roman"/>
          <w:b/>
          <w:bCs/>
        </w:rPr>
        <w:t xml:space="preserve">AI-powered Resume Generator: </w:t>
      </w:r>
      <w:r w:rsidRPr="00A10CFB">
        <w:rPr>
          <w:rFonts w:ascii="Times New Roman" w:hAnsi="Times New Roman" w:cs="Times New Roman"/>
        </w:rPr>
        <w:t>Users can generate ATS optimized resumes within the platform.</w:t>
      </w:r>
    </w:p>
    <w:p w14:paraId="14ACDD12" w14:textId="4442A115" w:rsidR="00F60C4A" w:rsidRPr="00A10CFB" w:rsidRDefault="00F60C4A" w:rsidP="00BB5248">
      <w:pPr>
        <w:pStyle w:val="ListParagraph"/>
        <w:numPr>
          <w:ilvl w:val="0"/>
          <w:numId w:val="9"/>
        </w:numPr>
        <w:spacing w:line="360" w:lineRule="auto"/>
        <w:jc w:val="both"/>
        <w:rPr>
          <w:rFonts w:ascii="Times New Roman" w:hAnsi="Times New Roman" w:cs="Times New Roman"/>
        </w:rPr>
      </w:pPr>
      <w:r w:rsidRPr="00A10CFB">
        <w:rPr>
          <w:rFonts w:ascii="Times New Roman" w:hAnsi="Times New Roman" w:cs="Times New Roman"/>
          <w:b/>
          <w:bCs/>
        </w:rPr>
        <w:t xml:space="preserve">Resume Analysis: </w:t>
      </w:r>
      <w:r w:rsidRPr="00A10CFB">
        <w:rPr>
          <w:rFonts w:ascii="Times New Roman" w:hAnsi="Times New Roman" w:cs="Times New Roman"/>
        </w:rPr>
        <w:t>Candidates can get their resumes analyzed by AI and get insights on the resume content.</w:t>
      </w:r>
    </w:p>
    <w:p w14:paraId="7F2E69B4" w14:textId="64EC0755" w:rsidR="00F60C4A" w:rsidRPr="00A10CFB" w:rsidRDefault="00F60C4A" w:rsidP="00BB5248">
      <w:pPr>
        <w:pStyle w:val="ListParagraph"/>
        <w:numPr>
          <w:ilvl w:val="0"/>
          <w:numId w:val="9"/>
        </w:numPr>
        <w:spacing w:line="360" w:lineRule="auto"/>
        <w:jc w:val="both"/>
        <w:rPr>
          <w:rFonts w:ascii="Times New Roman" w:hAnsi="Times New Roman" w:cs="Times New Roman"/>
        </w:rPr>
      </w:pPr>
      <w:r w:rsidRPr="00A10CFB">
        <w:rPr>
          <w:rFonts w:ascii="Times New Roman" w:hAnsi="Times New Roman" w:cs="Times New Roman"/>
          <w:b/>
          <w:bCs/>
        </w:rPr>
        <w:t xml:space="preserve">Personalized Job Recommendations: </w:t>
      </w:r>
      <w:r w:rsidRPr="00A10CFB">
        <w:rPr>
          <w:rFonts w:ascii="Times New Roman" w:hAnsi="Times New Roman" w:cs="Times New Roman"/>
        </w:rPr>
        <w:t>Candidates will be able to get personalized job recommendations aligning with their skills, experience and career aspirations.</w:t>
      </w:r>
    </w:p>
    <w:p w14:paraId="7AD7B79C" w14:textId="3862C644" w:rsidR="00F60C4A" w:rsidRPr="00A10CFB" w:rsidRDefault="00F60C4A" w:rsidP="00BB5248">
      <w:pPr>
        <w:pStyle w:val="ListParagraph"/>
        <w:numPr>
          <w:ilvl w:val="0"/>
          <w:numId w:val="9"/>
        </w:numPr>
        <w:spacing w:line="360" w:lineRule="auto"/>
        <w:jc w:val="both"/>
        <w:rPr>
          <w:rFonts w:ascii="Times New Roman" w:hAnsi="Times New Roman" w:cs="Times New Roman"/>
        </w:rPr>
      </w:pPr>
      <w:r w:rsidRPr="00A10CFB">
        <w:rPr>
          <w:rFonts w:ascii="Times New Roman" w:hAnsi="Times New Roman" w:cs="Times New Roman"/>
          <w:b/>
          <w:bCs/>
        </w:rPr>
        <w:t xml:space="preserve">Application Tracking: </w:t>
      </w:r>
      <w:r w:rsidRPr="00A10CFB">
        <w:rPr>
          <w:rFonts w:ascii="Times New Roman" w:hAnsi="Times New Roman" w:cs="Times New Roman"/>
        </w:rPr>
        <w:t>Users can track their application and get the application analysis report.</w:t>
      </w:r>
    </w:p>
    <w:p w14:paraId="17ADEB80" w14:textId="1BA29961" w:rsidR="00F60C4A" w:rsidRPr="00A10CFB" w:rsidRDefault="00F60C4A" w:rsidP="00BB5248">
      <w:pPr>
        <w:pStyle w:val="Heading3"/>
        <w:numPr>
          <w:ilvl w:val="2"/>
          <w:numId w:val="114"/>
        </w:numPr>
        <w:spacing w:line="360" w:lineRule="auto"/>
        <w:jc w:val="both"/>
        <w:rPr>
          <w:rFonts w:ascii="Times New Roman" w:hAnsi="Times New Roman" w:cs="Times New Roman"/>
          <w:b/>
          <w:bCs/>
          <w:color w:val="auto"/>
          <w:sz w:val="24"/>
          <w:szCs w:val="24"/>
        </w:rPr>
      </w:pPr>
      <w:bookmarkStart w:id="11" w:name="_Toc203932189"/>
      <w:r w:rsidRPr="00A10CFB">
        <w:rPr>
          <w:rFonts w:ascii="Times New Roman" w:hAnsi="Times New Roman" w:cs="Times New Roman"/>
          <w:b/>
          <w:bCs/>
          <w:color w:val="auto"/>
          <w:sz w:val="24"/>
          <w:szCs w:val="24"/>
        </w:rPr>
        <w:t>Recruiter Portal Features</w:t>
      </w:r>
      <w:bookmarkEnd w:id="11"/>
    </w:p>
    <w:p w14:paraId="667CA9A8" w14:textId="397A8DB0" w:rsidR="00F60C4A" w:rsidRPr="00A10CFB" w:rsidRDefault="00C400CF" w:rsidP="00BB5248">
      <w:pPr>
        <w:spacing w:line="360" w:lineRule="auto"/>
        <w:jc w:val="both"/>
        <w:rPr>
          <w:rFonts w:ascii="Times New Roman" w:hAnsi="Times New Roman" w:cs="Times New Roman"/>
        </w:rPr>
      </w:pPr>
      <w:r w:rsidRPr="00A10CFB">
        <w:rPr>
          <w:rFonts w:ascii="Times New Roman" w:hAnsi="Times New Roman" w:cs="Times New Roman"/>
        </w:rPr>
        <w:t>JobiVerse provide the following tools for the recruiters and hiring managers:</w:t>
      </w:r>
    </w:p>
    <w:p w14:paraId="634EEECC" w14:textId="66E84FE8" w:rsidR="00C400CF" w:rsidRPr="00A10CFB" w:rsidRDefault="00C400CF" w:rsidP="00BB5248">
      <w:pPr>
        <w:pStyle w:val="ListParagraph"/>
        <w:numPr>
          <w:ilvl w:val="0"/>
          <w:numId w:val="10"/>
        </w:numPr>
        <w:spacing w:line="360" w:lineRule="auto"/>
        <w:jc w:val="both"/>
        <w:rPr>
          <w:rFonts w:ascii="Times New Roman" w:hAnsi="Times New Roman" w:cs="Times New Roman"/>
        </w:rPr>
      </w:pPr>
      <w:r w:rsidRPr="00A10CFB">
        <w:rPr>
          <w:rFonts w:ascii="Times New Roman" w:hAnsi="Times New Roman" w:cs="Times New Roman"/>
          <w:b/>
          <w:bCs/>
        </w:rPr>
        <w:t xml:space="preserve">Company Profile and Job Posting: </w:t>
      </w:r>
      <w:r w:rsidRPr="00A10CFB">
        <w:rPr>
          <w:rFonts w:ascii="Times New Roman" w:hAnsi="Times New Roman" w:cs="Times New Roman"/>
        </w:rPr>
        <w:t>Recruiters can create their verified company profiles to post job openings.</w:t>
      </w:r>
    </w:p>
    <w:p w14:paraId="51FFE515" w14:textId="7FB8C796" w:rsidR="00C400CF" w:rsidRPr="00A10CFB" w:rsidRDefault="00C400CF" w:rsidP="00BB5248">
      <w:pPr>
        <w:pStyle w:val="ListParagraph"/>
        <w:numPr>
          <w:ilvl w:val="0"/>
          <w:numId w:val="10"/>
        </w:numPr>
        <w:spacing w:line="360" w:lineRule="auto"/>
        <w:jc w:val="both"/>
        <w:rPr>
          <w:rFonts w:ascii="Times New Roman" w:hAnsi="Times New Roman" w:cs="Times New Roman"/>
        </w:rPr>
      </w:pPr>
      <w:r w:rsidRPr="00A10CFB">
        <w:rPr>
          <w:rFonts w:ascii="Times New Roman" w:hAnsi="Times New Roman" w:cs="Times New Roman"/>
          <w:b/>
          <w:bCs/>
        </w:rPr>
        <w:lastRenderedPageBreak/>
        <w:t xml:space="preserve">AI-Powered Candidate Filtering: </w:t>
      </w:r>
      <w:r w:rsidRPr="00A10CFB">
        <w:rPr>
          <w:rFonts w:ascii="Times New Roman" w:hAnsi="Times New Roman" w:cs="Times New Roman"/>
        </w:rPr>
        <w:t>Recruiters have a tool to filter all the applications and create a pool of the most suitable and qualified candidates.</w:t>
      </w:r>
    </w:p>
    <w:p w14:paraId="0039C2B1" w14:textId="4FECC828" w:rsidR="00C400CF" w:rsidRPr="00A10CFB" w:rsidRDefault="00C400CF" w:rsidP="00BB5248">
      <w:pPr>
        <w:pStyle w:val="ListParagraph"/>
        <w:numPr>
          <w:ilvl w:val="0"/>
          <w:numId w:val="10"/>
        </w:numPr>
        <w:spacing w:line="360" w:lineRule="auto"/>
        <w:jc w:val="both"/>
        <w:rPr>
          <w:rFonts w:ascii="Times New Roman" w:hAnsi="Times New Roman" w:cs="Times New Roman"/>
        </w:rPr>
      </w:pPr>
      <w:r w:rsidRPr="00A10CFB">
        <w:rPr>
          <w:rFonts w:ascii="Times New Roman" w:hAnsi="Times New Roman" w:cs="Times New Roman"/>
          <w:b/>
          <w:bCs/>
        </w:rPr>
        <w:t xml:space="preserve">Integrated Interviewing System: </w:t>
      </w:r>
      <w:r w:rsidRPr="00A10CFB">
        <w:rPr>
          <w:rFonts w:ascii="Times New Roman" w:hAnsi="Times New Roman" w:cs="Times New Roman"/>
        </w:rPr>
        <w:t>Users can conduct interviews within the platform.</w:t>
      </w:r>
    </w:p>
    <w:p w14:paraId="7FF72AB7" w14:textId="01502D6E" w:rsidR="00062840" w:rsidRPr="00A10CFB" w:rsidRDefault="00062840" w:rsidP="00BB5248">
      <w:pPr>
        <w:pStyle w:val="Heading3"/>
        <w:numPr>
          <w:ilvl w:val="2"/>
          <w:numId w:val="114"/>
        </w:numPr>
        <w:spacing w:line="360" w:lineRule="auto"/>
        <w:jc w:val="both"/>
        <w:rPr>
          <w:rFonts w:ascii="Times New Roman" w:hAnsi="Times New Roman" w:cs="Times New Roman"/>
          <w:b/>
          <w:bCs/>
          <w:color w:val="auto"/>
          <w:sz w:val="24"/>
          <w:szCs w:val="24"/>
        </w:rPr>
      </w:pPr>
      <w:bookmarkStart w:id="12" w:name="_Toc203932190"/>
      <w:r w:rsidRPr="00A10CFB">
        <w:rPr>
          <w:rFonts w:ascii="Times New Roman" w:hAnsi="Times New Roman" w:cs="Times New Roman"/>
          <w:b/>
          <w:bCs/>
          <w:color w:val="auto"/>
          <w:sz w:val="24"/>
          <w:szCs w:val="24"/>
        </w:rPr>
        <w:t>Admin Portal Features:</w:t>
      </w:r>
      <w:bookmarkEnd w:id="12"/>
    </w:p>
    <w:p w14:paraId="1542C959" w14:textId="233214DF" w:rsidR="00062840" w:rsidRPr="00A10CFB" w:rsidRDefault="00AA72B3" w:rsidP="00BB5248">
      <w:pPr>
        <w:spacing w:line="360" w:lineRule="auto"/>
        <w:jc w:val="both"/>
        <w:rPr>
          <w:rFonts w:ascii="Times New Roman" w:hAnsi="Times New Roman" w:cs="Times New Roman"/>
        </w:rPr>
      </w:pPr>
      <w:r w:rsidRPr="00A10CFB">
        <w:rPr>
          <w:rFonts w:ascii="Times New Roman" w:hAnsi="Times New Roman" w:cs="Times New Roman"/>
        </w:rPr>
        <w:t>Admin portals have the following functionality to maintain system integrity:</w:t>
      </w:r>
    </w:p>
    <w:p w14:paraId="51C34671" w14:textId="77A7FAE3" w:rsidR="00AA72B3" w:rsidRPr="00A10CFB" w:rsidRDefault="00AA72B3" w:rsidP="00BB5248">
      <w:pPr>
        <w:pStyle w:val="ListParagraph"/>
        <w:numPr>
          <w:ilvl w:val="0"/>
          <w:numId w:val="11"/>
        </w:numPr>
        <w:spacing w:line="360" w:lineRule="auto"/>
        <w:jc w:val="both"/>
        <w:rPr>
          <w:rFonts w:ascii="Times New Roman" w:hAnsi="Times New Roman" w:cs="Times New Roman"/>
        </w:rPr>
      </w:pPr>
      <w:r w:rsidRPr="00A10CFB">
        <w:rPr>
          <w:rFonts w:ascii="Times New Roman" w:hAnsi="Times New Roman" w:cs="Times New Roman"/>
          <w:b/>
          <w:bCs/>
        </w:rPr>
        <w:t xml:space="preserve">User Management System: </w:t>
      </w:r>
      <w:r w:rsidRPr="00A10CFB">
        <w:rPr>
          <w:rFonts w:ascii="Times New Roman" w:hAnsi="Times New Roman" w:cs="Times New Roman"/>
        </w:rPr>
        <w:t>Ensures that user profile and job postings and verified and accurate.</w:t>
      </w:r>
    </w:p>
    <w:p w14:paraId="6E517D98" w14:textId="0CA618DE" w:rsidR="00AA72B3" w:rsidRPr="00A10CFB" w:rsidRDefault="00AA72B3" w:rsidP="00BB5248">
      <w:pPr>
        <w:pStyle w:val="ListParagraph"/>
        <w:numPr>
          <w:ilvl w:val="0"/>
          <w:numId w:val="11"/>
        </w:numPr>
        <w:spacing w:line="360" w:lineRule="auto"/>
        <w:jc w:val="both"/>
        <w:rPr>
          <w:rFonts w:ascii="Times New Roman" w:hAnsi="Times New Roman" w:cs="Times New Roman"/>
        </w:rPr>
      </w:pPr>
      <w:r w:rsidRPr="00A10CFB">
        <w:rPr>
          <w:rFonts w:ascii="Times New Roman" w:hAnsi="Times New Roman" w:cs="Times New Roman"/>
          <w:b/>
          <w:bCs/>
        </w:rPr>
        <w:t xml:space="preserve">Content Moderation: </w:t>
      </w:r>
      <w:r w:rsidRPr="00A10CFB">
        <w:rPr>
          <w:rFonts w:ascii="Times New Roman" w:hAnsi="Times New Roman" w:cs="Times New Roman"/>
        </w:rPr>
        <w:t>Can remove span and inappropriate job postings made by unverified profiles.</w:t>
      </w:r>
    </w:p>
    <w:p w14:paraId="459597B3" w14:textId="5993EE6C" w:rsidR="00AA72B3" w:rsidRPr="00A10CFB" w:rsidRDefault="00AA72B3" w:rsidP="00BB5248">
      <w:pPr>
        <w:pStyle w:val="ListParagraph"/>
        <w:numPr>
          <w:ilvl w:val="0"/>
          <w:numId w:val="11"/>
        </w:numPr>
        <w:spacing w:line="360" w:lineRule="auto"/>
        <w:jc w:val="both"/>
        <w:rPr>
          <w:rFonts w:ascii="Times New Roman" w:hAnsi="Times New Roman" w:cs="Times New Roman"/>
        </w:rPr>
      </w:pPr>
      <w:r w:rsidRPr="00A10CFB">
        <w:rPr>
          <w:rFonts w:ascii="Times New Roman" w:hAnsi="Times New Roman" w:cs="Times New Roman"/>
          <w:b/>
          <w:bCs/>
        </w:rPr>
        <w:t xml:space="preserve">Account Management: </w:t>
      </w:r>
      <w:r w:rsidRPr="00A10CFB">
        <w:rPr>
          <w:rFonts w:ascii="Times New Roman" w:hAnsi="Times New Roman" w:cs="Times New Roman"/>
        </w:rPr>
        <w:t>Allows the control over candidate and recruiters account to maintain system integrity.</w:t>
      </w:r>
    </w:p>
    <w:p w14:paraId="08C376CC" w14:textId="3C624ADD" w:rsidR="00AA72B3" w:rsidRPr="00A10CFB" w:rsidRDefault="00AA72B3" w:rsidP="00BB5248">
      <w:pPr>
        <w:spacing w:line="360" w:lineRule="auto"/>
        <w:jc w:val="both"/>
        <w:rPr>
          <w:rFonts w:ascii="Times New Roman" w:hAnsi="Times New Roman" w:cs="Times New Roman"/>
          <w:b/>
          <w:bCs/>
        </w:rPr>
      </w:pPr>
      <w:r w:rsidRPr="00A10CFB">
        <w:rPr>
          <w:rFonts w:ascii="Times New Roman" w:hAnsi="Times New Roman" w:cs="Times New Roman"/>
          <w:b/>
          <w:bCs/>
        </w:rPr>
        <w:t>Technology Stacks</w:t>
      </w:r>
    </w:p>
    <w:p w14:paraId="0EA14B49" w14:textId="42AE3538" w:rsidR="00AA72B3" w:rsidRPr="00A10CFB" w:rsidRDefault="00AA72B3" w:rsidP="00BB5248">
      <w:pPr>
        <w:pStyle w:val="ListParagraph"/>
        <w:numPr>
          <w:ilvl w:val="0"/>
          <w:numId w:val="12"/>
        </w:numPr>
        <w:spacing w:line="360" w:lineRule="auto"/>
        <w:jc w:val="both"/>
        <w:rPr>
          <w:rFonts w:ascii="Times New Roman" w:hAnsi="Times New Roman" w:cs="Times New Roman"/>
          <w:b/>
          <w:bCs/>
        </w:rPr>
      </w:pPr>
      <w:r w:rsidRPr="00A10CFB">
        <w:rPr>
          <w:rFonts w:ascii="Times New Roman" w:hAnsi="Times New Roman" w:cs="Times New Roman"/>
          <w:b/>
          <w:bCs/>
        </w:rPr>
        <w:t xml:space="preserve">Frontend: </w:t>
      </w:r>
      <w:r w:rsidRPr="00A10CFB">
        <w:rPr>
          <w:rFonts w:ascii="Times New Roman" w:hAnsi="Times New Roman" w:cs="Times New Roman"/>
        </w:rPr>
        <w:t>Next.js, Tailwind CSS</w:t>
      </w:r>
    </w:p>
    <w:p w14:paraId="5030E13B" w14:textId="72074443" w:rsidR="00AA72B3" w:rsidRPr="00A10CFB" w:rsidRDefault="00AA72B3" w:rsidP="00BB5248">
      <w:pPr>
        <w:pStyle w:val="ListParagraph"/>
        <w:numPr>
          <w:ilvl w:val="0"/>
          <w:numId w:val="12"/>
        </w:numPr>
        <w:spacing w:line="360" w:lineRule="auto"/>
        <w:jc w:val="both"/>
        <w:rPr>
          <w:rFonts w:ascii="Times New Roman" w:hAnsi="Times New Roman" w:cs="Times New Roman"/>
          <w:b/>
          <w:bCs/>
        </w:rPr>
      </w:pPr>
      <w:r w:rsidRPr="00A10CFB">
        <w:rPr>
          <w:rFonts w:ascii="Times New Roman" w:hAnsi="Times New Roman" w:cs="Times New Roman"/>
          <w:b/>
          <w:bCs/>
        </w:rPr>
        <w:t xml:space="preserve">Backend: </w:t>
      </w:r>
      <w:r w:rsidR="00C5531D" w:rsidRPr="00A10CFB">
        <w:rPr>
          <w:rFonts w:ascii="Times New Roman" w:hAnsi="Times New Roman" w:cs="Times New Roman"/>
        </w:rPr>
        <w:t>Next</w:t>
      </w:r>
      <w:r w:rsidRPr="00A10CFB">
        <w:rPr>
          <w:rFonts w:ascii="Times New Roman" w:hAnsi="Times New Roman" w:cs="Times New Roman"/>
        </w:rPr>
        <w:t>.js, Python</w:t>
      </w:r>
    </w:p>
    <w:p w14:paraId="65C6CFF3" w14:textId="581BFFF8" w:rsidR="00AA72B3" w:rsidRPr="00A10CFB" w:rsidRDefault="00AA72B3" w:rsidP="00BB5248">
      <w:pPr>
        <w:pStyle w:val="ListParagraph"/>
        <w:numPr>
          <w:ilvl w:val="0"/>
          <w:numId w:val="12"/>
        </w:numPr>
        <w:spacing w:line="360" w:lineRule="auto"/>
        <w:jc w:val="both"/>
        <w:rPr>
          <w:rFonts w:ascii="Times New Roman" w:hAnsi="Times New Roman" w:cs="Times New Roman"/>
          <w:b/>
          <w:bCs/>
        </w:rPr>
      </w:pPr>
      <w:r w:rsidRPr="00A10CFB">
        <w:rPr>
          <w:rFonts w:ascii="Times New Roman" w:hAnsi="Times New Roman" w:cs="Times New Roman"/>
          <w:b/>
          <w:bCs/>
        </w:rPr>
        <w:t xml:space="preserve">Database: </w:t>
      </w:r>
      <w:r w:rsidR="00C5531D" w:rsidRPr="00A10CFB">
        <w:rPr>
          <w:rFonts w:ascii="Times New Roman" w:hAnsi="Times New Roman" w:cs="Times New Roman"/>
        </w:rPr>
        <w:t>MongoDB</w:t>
      </w:r>
    </w:p>
    <w:p w14:paraId="7ED218F3" w14:textId="2BD76ED9" w:rsidR="00AA72B3" w:rsidRPr="00A10CFB" w:rsidRDefault="00AA72B3" w:rsidP="00BB5248">
      <w:pPr>
        <w:pStyle w:val="ListParagraph"/>
        <w:numPr>
          <w:ilvl w:val="0"/>
          <w:numId w:val="12"/>
        </w:numPr>
        <w:spacing w:line="360" w:lineRule="auto"/>
        <w:jc w:val="both"/>
        <w:rPr>
          <w:rFonts w:ascii="Times New Roman" w:hAnsi="Times New Roman" w:cs="Times New Roman"/>
          <w:b/>
          <w:bCs/>
        </w:rPr>
      </w:pPr>
      <w:r w:rsidRPr="00A10CFB">
        <w:rPr>
          <w:rFonts w:ascii="Times New Roman" w:hAnsi="Times New Roman" w:cs="Times New Roman"/>
          <w:b/>
          <w:bCs/>
        </w:rPr>
        <w:t xml:space="preserve">Hosting and Deployment: </w:t>
      </w:r>
      <w:r w:rsidRPr="00A10CFB">
        <w:rPr>
          <w:rFonts w:ascii="Times New Roman" w:hAnsi="Times New Roman" w:cs="Times New Roman"/>
        </w:rPr>
        <w:t>Vercel</w:t>
      </w:r>
    </w:p>
    <w:p w14:paraId="1BCB706B" w14:textId="4A4621BA" w:rsidR="006C3C05" w:rsidRPr="00A10CFB" w:rsidRDefault="006C3C05" w:rsidP="00BB5248">
      <w:pPr>
        <w:spacing w:line="360" w:lineRule="auto"/>
        <w:jc w:val="both"/>
        <w:rPr>
          <w:rFonts w:ascii="Times New Roman" w:hAnsi="Times New Roman" w:cs="Times New Roman"/>
          <w:b/>
          <w:bCs/>
        </w:rPr>
      </w:pPr>
      <w:r w:rsidRPr="00A10CFB">
        <w:rPr>
          <w:rFonts w:ascii="Times New Roman" w:hAnsi="Times New Roman" w:cs="Times New Roman"/>
          <w:b/>
          <w:bCs/>
        </w:rPr>
        <w:t>Future Scope</w:t>
      </w:r>
    </w:p>
    <w:p w14:paraId="3C3A9B43" w14:textId="3359684C" w:rsidR="006C3C05" w:rsidRPr="00A10CFB" w:rsidRDefault="006C3C05" w:rsidP="00BB5248">
      <w:pPr>
        <w:pStyle w:val="ListParagraph"/>
        <w:numPr>
          <w:ilvl w:val="0"/>
          <w:numId w:val="13"/>
        </w:numPr>
        <w:spacing w:line="360" w:lineRule="auto"/>
        <w:jc w:val="both"/>
        <w:rPr>
          <w:rFonts w:ascii="Times New Roman" w:hAnsi="Times New Roman" w:cs="Times New Roman"/>
        </w:rPr>
      </w:pPr>
      <w:r w:rsidRPr="00A10CFB">
        <w:rPr>
          <w:rFonts w:ascii="Times New Roman" w:hAnsi="Times New Roman" w:cs="Times New Roman"/>
        </w:rPr>
        <w:t>Implement Blockchain for more secure verification of accounts.</w:t>
      </w:r>
    </w:p>
    <w:p w14:paraId="3801A8AC" w14:textId="70131090" w:rsidR="006C3C05" w:rsidRPr="00A10CFB" w:rsidRDefault="006C3C05" w:rsidP="00BB5248">
      <w:pPr>
        <w:pStyle w:val="ListParagraph"/>
        <w:numPr>
          <w:ilvl w:val="0"/>
          <w:numId w:val="13"/>
        </w:numPr>
        <w:spacing w:line="360" w:lineRule="auto"/>
        <w:jc w:val="both"/>
        <w:rPr>
          <w:rFonts w:ascii="Times New Roman" w:hAnsi="Times New Roman" w:cs="Times New Roman"/>
        </w:rPr>
      </w:pPr>
      <w:r w:rsidRPr="00A10CFB">
        <w:rPr>
          <w:rFonts w:ascii="Times New Roman" w:hAnsi="Times New Roman" w:cs="Times New Roman"/>
        </w:rPr>
        <w:t>Enhance AI models for sentiment analysis during applicants screening during interviews.</w:t>
      </w:r>
    </w:p>
    <w:p w14:paraId="63E04E56" w14:textId="3ECA9D6A" w:rsidR="006C3C05" w:rsidRPr="00A10CFB" w:rsidRDefault="006C3C05" w:rsidP="00BB5248">
      <w:pPr>
        <w:pStyle w:val="ListParagraph"/>
        <w:numPr>
          <w:ilvl w:val="0"/>
          <w:numId w:val="13"/>
        </w:numPr>
        <w:spacing w:line="360" w:lineRule="auto"/>
        <w:jc w:val="both"/>
        <w:rPr>
          <w:rFonts w:ascii="Times New Roman" w:hAnsi="Times New Roman" w:cs="Times New Roman"/>
        </w:rPr>
      </w:pPr>
      <w:r w:rsidRPr="00A10CFB">
        <w:rPr>
          <w:rFonts w:ascii="Times New Roman" w:hAnsi="Times New Roman" w:cs="Times New Roman"/>
        </w:rPr>
        <w:t>Develop mobile application version for more accessibility.</w:t>
      </w:r>
    </w:p>
    <w:p w14:paraId="7E65A8C1" w14:textId="77777777" w:rsidR="00266CDC" w:rsidRPr="00A10CFB" w:rsidRDefault="00266CDC" w:rsidP="00BB5248">
      <w:pPr>
        <w:spacing w:line="360" w:lineRule="auto"/>
        <w:jc w:val="both"/>
        <w:rPr>
          <w:rFonts w:ascii="Times New Roman" w:hAnsi="Times New Roman" w:cs="Times New Roman"/>
        </w:rPr>
      </w:pPr>
    </w:p>
    <w:p w14:paraId="1D07E8C7" w14:textId="6EA58B4E" w:rsidR="00266CDC" w:rsidRPr="00A10CFB" w:rsidRDefault="00266CDC" w:rsidP="00BB5248">
      <w:pPr>
        <w:pStyle w:val="Heading2"/>
        <w:numPr>
          <w:ilvl w:val="1"/>
          <w:numId w:val="114"/>
        </w:numPr>
        <w:spacing w:line="360" w:lineRule="auto"/>
        <w:jc w:val="both"/>
        <w:rPr>
          <w:rFonts w:ascii="Times New Roman" w:hAnsi="Times New Roman" w:cs="Times New Roman"/>
          <w:b/>
          <w:bCs/>
          <w:color w:val="auto"/>
          <w:sz w:val="28"/>
          <w:szCs w:val="28"/>
        </w:rPr>
      </w:pPr>
      <w:bookmarkStart w:id="13" w:name="_Toc203932191"/>
      <w:r w:rsidRPr="00A10CFB">
        <w:rPr>
          <w:rFonts w:ascii="Times New Roman" w:hAnsi="Times New Roman" w:cs="Times New Roman"/>
          <w:b/>
          <w:bCs/>
          <w:color w:val="auto"/>
          <w:sz w:val="28"/>
          <w:szCs w:val="28"/>
        </w:rPr>
        <w:t>Assumptions and Constraints</w:t>
      </w:r>
      <w:bookmarkEnd w:id="13"/>
    </w:p>
    <w:p w14:paraId="5379ED16" w14:textId="358FD018" w:rsidR="00266CDC" w:rsidRPr="00A10CFB" w:rsidRDefault="00266CDC" w:rsidP="00BB5248">
      <w:pPr>
        <w:pStyle w:val="Heading3"/>
        <w:numPr>
          <w:ilvl w:val="2"/>
          <w:numId w:val="114"/>
        </w:numPr>
        <w:spacing w:line="360" w:lineRule="auto"/>
        <w:jc w:val="both"/>
        <w:rPr>
          <w:rFonts w:ascii="Times New Roman" w:hAnsi="Times New Roman" w:cs="Times New Roman"/>
          <w:b/>
          <w:bCs/>
          <w:color w:val="auto"/>
          <w:sz w:val="24"/>
          <w:szCs w:val="24"/>
        </w:rPr>
      </w:pPr>
      <w:bookmarkStart w:id="14" w:name="_Toc203932192"/>
      <w:r w:rsidRPr="00A10CFB">
        <w:rPr>
          <w:rFonts w:ascii="Times New Roman" w:hAnsi="Times New Roman" w:cs="Times New Roman"/>
          <w:b/>
          <w:bCs/>
          <w:color w:val="auto"/>
          <w:sz w:val="24"/>
          <w:szCs w:val="24"/>
        </w:rPr>
        <w:t>Assumptions</w:t>
      </w:r>
      <w:bookmarkEnd w:id="14"/>
    </w:p>
    <w:p w14:paraId="07895A2F" w14:textId="77777777" w:rsidR="00266CDC" w:rsidRPr="00A10CFB" w:rsidRDefault="00266CDC" w:rsidP="00BB5248">
      <w:pPr>
        <w:pStyle w:val="ListParagraph"/>
        <w:numPr>
          <w:ilvl w:val="0"/>
          <w:numId w:val="7"/>
        </w:numPr>
        <w:spacing w:line="360" w:lineRule="auto"/>
        <w:jc w:val="both"/>
        <w:rPr>
          <w:rFonts w:ascii="Times New Roman" w:hAnsi="Times New Roman" w:cs="Times New Roman"/>
        </w:rPr>
      </w:pPr>
      <w:r w:rsidRPr="00A10CFB">
        <w:rPr>
          <w:rFonts w:ascii="Times New Roman" w:hAnsi="Times New Roman" w:cs="Times New Roman"/>
        </w:rPr>
        <w:t>The successful implementation of JobiVerse deeply relies on several assumptions:</w:t>
      </w:r>
    </w:p>
    <w:p w14:paraId="3B5573D9" w14:textId="77777777" w:rsidR="00266CDC" w:rsidRPr="00A10CFB" w:rsidRDefault="00266CDC" w:rsidP="00BB5248">
      <w:pPr>
        <w:pStyle w:val="ListParagraph"/>
        <w:numPr>
          <w:ilvl w:val="0"/>
          <w:numId w:val="7"/>
        </w:numPr>
        <w:spacing w:line="360" w:lineRule="auto"/>
        <w:jc w:val="both"/>
        <w:rPr>
          <w:rFonts w:ascii="Times New Roman" w:hAnsi="Times New Roman" w:cs="Times New Roman"/>
        </w:rPr>
      </w:pPr>
      <w:r w:rsidRPr="00A10CFB">
        <w:rPr>
          <w:rFonts w:ascii="Times New Roman" w:hAnsi="Times New Roman" w:cs="Times New Roman"/>
        </w:rPr>
        <w:t>Job Seekers and recruiters are willing to adopt AI tools for job seeking and recruitment.</w:t>
      </w:r>
    </w:p>
    <w:p w14:paraId="584A1D34" w14:textId="77777777" w:rsidR="00266CDC" w:rsidRPr="00A10CFB" w:rsidRDefault="00266CDC" w:rsidP="00BB5248">
      <w:pPr>
        <w:pStyle w:val="ListParagraph"/>
        <w:numPr>
          <w:ilvl w:val="0"/>
          <w:numId w:val="7"/>
        </w:numPr>
        <w:spacing w:line="360" w:lineRule="auto"/>
        <w:jc w:val="both"/>
        <w:rPr>
          <w:rFonts w:ascii="Times New Roman" w:hAnsi="Times New Roman" w:cs="Times New Roman"/>
        </w:rPr>
      </w:pPr>
      <w:r w:rsidRPr="00A10CFB">
        <w:rPr>
          <w:rFonts w:ascii="Times New Roman" w:hAnsi="Times New Roman" w:cs="Times New Roman"/>
        </w:rPr>
        <w:lastRenderedPageBreak/>
        <w:t>Organizations will be open to use AI candidate filtering as an alternative of traditional candidate filtering.</w:t>
      </w:r>
    </w:p>
    <w:p w14:paraId="2E4F37C5" w14:textId="77777777" w:rsidR="00266CDC" w:rsidRPr="00A10CFB" w:rsidRDefault="00266CDC" w:rsidP="00BB5248">
      <w:pPr>
        <w:pStyle w:val="ListParagraph"/>
        <w:numPr>
          <w:ilvl w:val="0"/>
          <w:numId w:val="7"/>
        </w:numPr>
        <w:spacing w:line="360" w:lineRule="auto"/>
        <w:jc w:val="both"/>
        <w:rPr>
          <w:rFonts w:ascii="Times New Roman" w:hAnsi="Times New Roman" w:cs="Times New Roman"/>
        </w:rPr>
      </w:pPr>
      <w:r w:rsidRPr="00A10CFB">
        <w:rPr>
          <w:rFonts w:ascii="Times New Roman" w:hAnsi="Times New Roman" w:cs="Times New Roman"/>
        </w:rPr>
        <w:t>Users will provide accurate, correct and up to date information for efficient job matching.</w:t>
      </w:r>
    </w:p>
    <w:p w14:paraId="301B5F47" w14:textId="77777777" w:rsidR="00266CDC" w:rsidRPr="00A10CFB" w:rsidRDefault="00266CDC" w:rsidP="00BB5248">
      <w:pPr>
        <w:pStyle w:val="ListParagraph"/>
        <w:numPr>
          <w:ilvl w:val="0"/>
          <w:numId w:val="7"/>
        </w:numPr>
        <w:spacing w:line="360" w:lineRule="auto"/>
        <w:jc w:val="both"/>
        <w:rPr>
          <w:rFonts w:ascii="Times New Roman" w:hAnsi="Times New Roman" w:cs="Times New Roman"/>
        </w:rPr>
      </w:pPr>
      <w:r w:rsidRPr="00A10CFB">
        <w:rPr>
          <w:rFonts w:ascii="Times New Roman" w:hAnsi="Times New Roman" w:cs="Times New Roman"/>
        </w:rPr>
        <w:t>All users will have access to a good internet connection for seamless platform operation.</w:t>
      </w:r>
    </w:p>
    <w:p w14:paraId="2522F10D" w14:textId="7C0A53BE" w:rsidR="00266CDC" w:rsidRPr="00A10CFB" w:rsidRDefault="00266CDC" w:rsidP="00BB5248">
      <w:pPr>
        <w:pStyle w:val="Heading3"/>
        <w:numPr>
          <w:ilvl w:val="2"/>
          <w:numId w:val="114"/>
        </w:numPr>
        <w:spacing w:line="360" w:lineRule="auto"/>
        <w:jc w:val="both"/>
        <w:rPr>
          <w:rFonts w:ascii="Times New Roman" w:hAnsi="Times New Roman" w:cs="Times New Roman"/>
          <w:b/>
          <w:bCs/>
          <w:color w:val="auto"/>
          <w:sz w:val="24"/>
          <w:szCs w:val="24"/>
        </w:rPr>
      </w:pPr>
      <w:bookmarkStart w:id="15" w:name="_Toc203932193"/>
      <w:r w:rsidRPr="00A10CFB">
        <w:rPr>
          <w:rFonts w:ascii="Times New Roman" w:hAnsi="Times New Roman" w:cs="Times New Roman"/>
          <w:b/>
          <w:bCs/>
          <w:color w:val="auto"/>
          <w:sz w:val="24"/>
          <w:szCs w:val="24"/>
        </w:rPr>
        <w:t>Constraints</w:t>
      </w:r>
      <w:bookmarkEnd w:id="15"/>
    </w:p>
    <w:p w14:paraId="4886336C" w14:textId="77777777" w:rsidR="00266CDC" w:rsidRPr="00A10CFB" w:rsidRDefault="00266CDC" w:rsidP="00BB5248">
      <w:pPr>
        <w:spacing w:line="360" w:lineRule="auto"/>
        <w:jc w:val="both"/>
        <w:rPr>
          <w:rFonts w:ascii="Times New Roman" w:hAnsi="Times New Roman" w:cs="Times New Roman"/>
        </w:rPr>
      </w:pPr>
      <w:r w:rsidRPr="00A10CFB">
        <w:rPr>
          <w:rFonts w:ascii="Times New Roman" w:hAnsi="Times New Roman" w:cs="Times New Roman"/>
        </w:rPr>
        <w:t>Despite JobiVerse’s potential, it faces several constraints</w:t>
      </w:r>
    </w:p>
    <w:p w14:paraId="5F6F9CCF" w14:textId="77777777" w:rsidR="00266CDC" w:rsidRPr="00A10CFB" w:rsidRDefault="00266CDC" w:rsidP="00BB5248">
      <w:pPr>
        <w:pStyle w:val="ListParagraph"/>
        <w:numPr>
          <w:ilvl w:val="0"/>
          <w:numId w:val="8"/>
        </w:numPr>
        <w:spacing w:line="360" w:lineRule="auto"/>
        <w:jc w:val="both"/>
        <w:rPr>
          <w:rFonts w:ascii="Times New Roman" w:hAnsi="Times New Roman" w:cs="Times New Roman"/>
        </w:rPr>
      </w:pPr>
      <w:r w:rsidRPr="00A10CFB">
        <w:rPr>
          <w:rFonts w:ascii="Times New Roman" w:hAnsi="Times New Roman" w:cs="Times New Roman"/>
          <w:b/>
          <w:bCs/>
        </w:rPr>
        <w:t xml:space="preserve">Technical Limitations: </w:t>
      </w:r>
      <w:r w:rsidRPr="00A10CFB">
        <w:rPr>
          <w:rFonts w:ascii="Times New Roman" w:hAnsi="Times New Roman" w:cs="Times New Roman"/>
        </w:rPr>
        <w:t>AI models need continuous and regular training and improvement to enhance functionality and accurate results.</w:t>
      </w:r>
    </w:p>
    <w:p w14:paraId="57DFA496" w14:textId="77777777" w:rsidR="00266CDC" w:rsidRPr="00A10CFB" w:rsidRDefault="00266CDC" w:rsidP="00BB5248">
      <w:pPr>
        <w:pStyle w:val="ListParagraph"/>
        <w:numPr>
          <w:ilvl w:val="0"/>
          <w:numId w:val="8"/>
        </w:numPr>
        <w:spacing w:line="360" w:lineRule="auto"/>
        <w:jc w:val="both"/>
        <w:rPr>
          <w:rFonts w:ascii="Times New Roman" w:hAnsi="Times New Roman" w:cs="Times New Roman"/>
        </w:rPr>
      </w:pPr>
      <w:r w:rsidRPr="00A10CFB">
        <w:rPr>
          <w:rFonts w:ascii="Times New Roman" w:hAnsi="Times New Roman" w:cs="Times New Roman"/>
          <w:b/>
          <w:bCs/>
        </w:rPr>
        <w:t xml:space="preserve">Data Privacy and Security: </w:t>
      </w:r>
      <w:r w:rsidRPr="00A10CFB">
        <w:rPr>
          <w:rFonts w:ascii="Times New Roman" w:hAnsi="Times New Roman" w:cs="Times New Roman"/>
        </w:rPr>
        <w:t>Handling sensitive user data e.g. resumes, personal details, job applications require proper and robust data protection steps like secure encryption and using strong security protocols.</w:t>
      </w:r>
    </w:p>
    <w:p w14:paraId="39BA0435" w14:textId="77777777" w:rsidR="00266CDC" w:rsidRPr="00A10CFB" w:rsidRDefault="00266CDC" w:rsidP="00BB5248">
      <w:pPr>
        <w:pStyle w:val="ListParagraph"/>
        <w:numPr>
          <w:ilvl w:val="0"/>
          <w:numId w:val="8"/>
        </w:numPr>
        <w:spacing w:line="360" w:lineRule="auto"/>
        <w:jc w:val="both"/>
        <w:rPr>
          <w:rFonts w:ascii="Times New Roman" w:hAnsi="Times New Roman" w:cs="Times New Roman"/>
        </w:rPr>
      </w:pPr>
      <w:r w:rsidRPr="00A10CFB">
        <w:rPr>
          <w:rFonts w:ascii="Times New Roman" w:hAnsi="Times New Roman" w:cs="Times New Roman"/>
          <w:b/>
          <w:bCs/>
        </w:rPr>
        <w:t xml:space="preserve">ATS Compatibility: </w:t>
      </w:r>
      <w:r w:rsidRPr="00A10CFB">
        <w:rPr>
          <w:rFonts w:ascii="Times New Roman" w:hAnsi="Times New Roman" w:cs="Times New Roman"/>
        </w:rPr>
        <w:t>The resumes generated within platform must be ATS friendly and fully optimized.</w:t>
      </w:r>
    </w:p>
    <w:p w14:paraId="30402671" w14:textId="77777777" w:rsidR="00266CDC" w:rsidRPr="00A10CFB" w:rsidRDefault="00266CDC" w:rsidP="00BB5248">
      <w:pPr>
        <w:pStyle w:val="ListParagraph"/>
        <w:numPr>
          <w:ilvl w:val="0"/>
          <w:numId w:val="8"/>
        </w:numPr>
        <w:spacing w:line="360" w:lineRule="auto"/>
        <w:jc w:val="both"/>
        <w:rPr>
          <w:rFonts w:ascii="Times New Roman" w:hAnsi="Times New Roman" w:cs="Times New Roman"/>
        </w:rPr>
      </w:pPr>
      <w:r w:rsidRPr="00A10CFB">
        <w:rPr>
          <w:rFonts w:ascii="Times New Roman" w:hAnsi="Times New Roman" w:cs="Times New Roman"/>
          <w:b/>
          <w:bCs/>
        </w:rPr>
        <w:t xml:space="preserve">Scalability: </w:t>
      </w:r>
      <w:r w:rsidRPr="00A10CFB">
        <w:rPr>
          <w:rFonts w:ascii="Times New Roman" w:hAnsi="Times New Roman" w:cs="Times New Roman"/>
        </w:rPr>
        <w:t>The platform should be able to handle large numbers of users without degradation in the operation.</w:t>
      </w:r>
    </w:p>
    <w:p w14:paraId="280F97F1" w14:textId="77777777" w:rsidR="00266CDC" w:rsidRPr="00A10CFB" w:rsidRDefault="00266CDC" w:rsidP="00BB5248">
      <w:pPr>
        <w:pStyle w:val="ListParagraph"/>
        <w:numPr>
          <w:ilvl w:val="0"/>
          <w:numId w:val="8"/>
        </w:numPr>
        <w:spacing w:line="360" w:lineRule="auto"/>
        <w:jc w:val="both"/>
        <w:rPr>
          <w:rFonts w:ascii="Times New Roman" w:hAnsi="Times New Roman" w:cs="Times New Roman"/>
        </w:rPr>
      </w:pPr>
      <w:r w:rsidRPr="00A10CFB">
        <w:rPr>
          <w:rFonts w:ascii="Times New Roman" w:hAnsi="Times New Roman" w:cs="Times New Roman"/>
          <w:b/>
          <w:bCs/>
        </w:rPr>
        <w:t xml:space="preserve">Legal and Compliance Issues: </w:t>
      </w:r>
      <w:r w:rsidRPr="00A10CFB">
        <w:rPr>
          <w:rFonts w:ascii="Times New Roman" w:hAnsi="Times New Roman" w:cs="Times New Roman"/>
        </w:rPr>
        <w:t>Must comply with data protection regulations to ensure ethical usage of platform.</w:t>
      </w:r>
    </w:p>
    <w:p w14:paraId="247F0196" w14:textId="77777777" w:rsidR="00001562" w:rsidRPr="00A10CFB" w:rsidRDefault="00001562" w:rsidP="00BB5248">
      <w:pPr>
        <w:spacing w:line="360" w:lineRule="auto"/>
        <w:jc w:val="both"/>
        <w:rPr>
          <w:rFonts w:ascii="Times New Roman" w:hAnsi="Times New Roman" w:cs="Times New Roman"/>
        </w:rPr>
      </w:pPr>
    </w:p>
    <w:p w14:paraId="4CFF455C" w14:textId="77777777" w:rsidR="00BC7622" w:rsidRPr="00A10CFB" w:rsidRDefault="00BC7622" w:rsidP="00BB5248">
      <w:pPr>
        <w:spacing w:line="360" w:lineRule="auto"/>
        <w:jc w:val="both"/>
        <w:rPr>
          <w:rFonts w:ascii="Times New Roman" w:hAnsi="Times New Roman" w:cs="Times New Roman"/>
        </w:rPr>
      </w:pPr>
    </w:p>
    <w:p w14:paraId="25F0828C" w14:textId="77777777" w:rsidR="00BC7622" w:rsidRPr="00A10CFB" w:rsidRDefault="00BC7622" w:rsidP="00BB5248">
      <w:pPr>
        <w:spacing w:line="360" w:lineRule="auto"/>
        <w:jc w:val="both"/>
        <w:rPr>
          <w:rFonts w:ascii="Times New Roman" w:hAnsi="Times New Roman" w:cs="Times New Roman"/>
        </w:rPr>
      </w:pPr>
    </w:p>
    <w:p w14:paraId="4E3C19F0" w14:textId="77777777" w:rsidR="00BC7622" w:rsidRPr="00A10CFB" w:rsidRDefault="00BC7622" w:rsidP="00BB5248">
      <w:pPr>
        <w:spacing w:line="360" w:lineRule="auto"/>
        <w:jc w:val="both"/>
        <w:rPr>
          <w:rFonts w:ascii="Times New Roman" w:hAnsi="Times New Roman" w:cs="Times New Roman"/>
        </w:rPr>
      </w:pPr>
    </w:p>
    <w:p w14:paraId="27269FE6" w14:textId="77777777" w:rsidR="00BC7622" w:rsidRPr="00A10CFB" w:rsidRDefault="00BC7622" w:rsidP="00BB5248">
      <w:pPr>
        <w:spacing w:line="360" w:lineRule="auto"/>
        <w:jc w:val="both"/>
        <w:rPr>
          <w:rFonts w:ascii="Times New Roman" w:hAnsi="Times New Roman" w:cs="Times New Roman"/>
        </w:rPr>
      </w:pPr>
    </w:p>
    <w:p w14:paraId="0DD95E6E" w14:textId="77777777" w:rsidR="00E406E8" w:rsidRPr="00A10CFB" w:rsidRDefault="00E406E8" w:rsidP="00BB5248">
      <w:pPr>
        <w:pStyle w:val="Heading1"/>
        <w:spacing w:line="360" w:lineRule="auto"/>
        <w:jc w:val="both"/>
        <w:rPr>
          <w:rFonts w:ascii="Times New Roman" w:hAnsi="Times New Roman" w:cs="Times New Roman"/>
          <w:b/>
          <w:bCs/>
          <w:color w:val="auto"/>
          <w:sz w:val="48"/>
          <w:szCs w:val="48"/>
        </w:rPr>
      </w:pPr>
    </w:p>
    <w:p w14:paraId="6708550F" w14:textId="77777777" w:rsidR="00E406E8" w:rsidRPr="00A10CFB" w:rsidRDefault="00E406E8" w:rsidP="00BB5248">
      <w:pPr>
        <w:pStyle w:val="Heading1"/>
        <w:spacing w:line="360" w:lineRule="auto"/>
        <w:jc w:val="both"/>
        <w:rPr>
          <w:rFonts w:ascii="Times New Roman" w:hAnsi="Times New Roman" w:cs="Times New Roman"/>
          <w:b/>
          <w:bCs/>
          <w:color w:val="auto"/>
          <w:sz w:val="48"/>
          <w:szCs w:val="48"/>
        </w:rPr>
      </w:pPr>
    </w:p>
    <w:p w14:paraId="45B41C02" w14:textId="77777777" w:rsidR="00E406E8" w:rsidRPr="00A10CFB" w:rsidRDefault="00E406E8" w:rsidP="00BB5248">
      <w:pPr>
        <w:pStyle w:val="Heading1"/>
        <w:spacing w:line="360" w:lineRule="auto"/>
        <w:jc w:val="both"/>
        <w:rPr>
          <w:rFonts w:ascii="Times New Roman" w:hAnsi="Times New Roman" w:cs="Times New Roman"/>
          <w:b/>
          <w:bCs/>
          <w:color w:val="auto"/>
          <w:sz w:val="48"/>
          <w:szCs w:val="48"/>
        </w:rPr>
      </w:pPr>
    </w:p>
    <w:p w14:paraId="29A3405C" w14:textId="77777777" w:rsidR="00E406E8" w:rsidRPr="00A10CFB" w:rsidRDefault="00E406E8" w:rsidP="00BB5248">
      <w:pPr>
        <w:pStyle w:val="Heading1"/>
        <w:spacing w:line="360" w:lineRule="auto"/>
        <w:jc w:val="both"/>
        <w:rPr>
          <w:rFonts w:ascii="Times New Roman" w:hAnsi="Times New Roman" w:cs="Times New Roman"/>
          <w:b/>
          <w:bCs/>
          <w:color w:val="auto"/>
          <w:sz w:val="48"/>
          <w:szCs w:val="48"/>
        </w:rPr>
      </w:pPr>
    </w:p>
    <w:p w14:paraId="76E8D5C5" w14:textId="77777777" w:rsidR="00E406E8" w:rsidRPr="00A10CFB" w:rsidRDefault="00E406E8" w:rsidP="00BB5248">
      <w:pPr>
        <w:spacing w:line="360" w:lineRule="auto"/>
        <w:jc w:val="both"/>
        <w:rPr>
          <w:rFonts w:ascii="Times New Roman" w:hAnsi="Times New Roman" w:cs="Times New Roman"/>
        </w:rPr>
      </w:pPr>
    </w:p>
    <w:p w14:paraId="5D5DEA4A" w14:textId="01B49866" w:rsidR="00E406E8" w:rsidRPr="00A10CFB" w:rsidRDefault="00E406E8" w:rsidP="00BB5248">
      <w:pPr>
        <w:pStyle w:val="Heading1"/>
        <w:spacing w:line="360" w:lineRule="auto"/>
        <w:jc w:val="both"/>
        <w:rPr>
          <w:rFonts w:ascii="Times New Roman" w:hAnsi="Times New Roman" w:cs="Times New Roman"/>
          <w:b/>
          <w:bCs/>
          <w:color w:val="auto"/>
          <w:sz w:val="48"/>
          <w:szCs w:val="48"/>
        </w:rPr>
      </w:pPr>
      <w:bookmarkStart w:id="16" w:name="_Toc203932194"/>
      <w:r w:rsidRPr="00A10CFB">
        <w:rPr>
          <w:rFonts w:ascii="Times New Roman" w:hAnsi="Times New Roman" w:cs="Times New Roman"/>
          <w:b/>
          <w:bCs/>
          <w:color w:val="auto"/>
          <w:sz w:val="48"/>
          <w:szCs w:val="48"/>
        </w:rPr>
        <w:t>Chapter 2: Literature Review</w:t>
      </w:r>
      <w:bookmarkEnd w:id="16"/>
    </w:p>
    <w:p w14:paraId="5D767882" w14:textId="6845AF5D" w:rsidR="00BC7622" w:rsidRPr="00A10CFB" w:rsidRDefault="00BC7622" w:rsidP="00BB5248">
      <w:pPr>
        <w:spacing w:line="360" w:lineRule="auto"/>
        <w:jc w:val="both"/>
        <w:rPr>
          <w:rFonts w:ascii="Times New Roman" w:hAnsi="Times New Roman" w:cs="Times New Roman"/>
        </w:rPr>
      </w:pPr>
    </w:p>
    <w:p w14:paraId="07D31EB9" w14:textId="77777777" w:rsidR="009C6434" w:rsidRPr="00A10CFB" w:rsidRDefault="009C6434" w:rsidP="00BB5248">
      <w:pPr>
        <w:spacing w:line="360" w:lineRule="auto"/>
        <w:jc w:val="both"/>
        <w:rPr>
          <w:rFonts w:ascii="Times New Roman" w:hAnsi="Times New Roman" w:cs="Times New Roman"/>
        </w:rPr>
      </w:pPr>
    </w:p>
    <w:p w14:paraId="5C8D57D5" w14:textId="77777777" w:rsidR="009C6434" w:rsidRPr="00A10CFB" w:rsidRDefault="009C6434" w:rsidP="00BB5248">
      <w:pPr>
        <w:spacing w:line="360" w:lineRule="auto"/>
        <w:jc w:val="both"/>
        <w:rPr>
          <w:rFonts w:ascii="Times New Roman" w:hAnsi="Times New Roman" w:cs="Times New Roman"/>
        </w:rPr>
      </w:pPr>
    </w:p>
    <w:p w14:paraId="0D944CF7" w14:textId="77777777" w:rsidR="009C6434" w:rsidRPr="00A10CFB" w:rsidRDefault="009C6434" w:rsidP="00BB5248">
      <w:pPr>
        <w:spacing w:line="360" w:lineRule="auto"/>
        <w:jc w:val="both"/>
        <w:rPr>
          <w:rFonts w:ascii="Times New Roman" w:hAnsi="Times New Roman" w:cs="Times New Roman"/>
        </w:rPr>
      </w:pPr>
    </w:p>
    <w:p w14:paraId="398BCAE3" w14:textId="77777777" w:rsidR="009C6434" w:rsidRPr="00A10CFB" w:rsidRDefault="009C6434" w:rsidP="00BB5248">
      <w:pPr>
        <w:spacing w:line="360" w:lineRule="auto"/>
        <w:jc w:val="both"/>
        <w:rPr>
          <w:rFonts w:ascii="Times New Roman" w:hAnsi="Times New Roman" w:cs="Times New Roman"/>
        </w:rPr>
      </w:pPr>
    </w:p>
    <w:p w14:paraId="0A27744E" w14:textId="77777777" w:rsidR="009C6434" w:rsidRPr="00A10CFB" w:rsidRDefault="009C6434" w:rsidP="00BB5248">
      <w:pPr>
        <w:spacing w:line="360" w:lineRule="auto"/>
        <w:jc w:val="both"/>
        <w:rPr>
          <w:rFonts w:ascii="Times New Roman" w:hAnsi="Times New Roman" w:cs="Times New Roman"/>
        </w:rPr>
      </w:pPr>
    </w:p>
    <w:p w14:paraId="350DA29E" w14:textId="77777777" w:rsidR="009C6434" w:rsidRPr="00A10CFB" w:rsidRDefault="009C6434" w:rsidP="00BB5248">
      <w:pPr>
        <w:spacing w:line="360" w:lineRule="auto"/>
        <w:jc w:val="both"/>
        <w:rPr>
          <w:rFonts w:ascii="Times New Roman" w:hAnsi="Times New Roman" w:cs="Times New Roman"/>
        </w:rPr>
      </w:pPr>
    </w:p>
    <w:p w14:paraId="7923794C" w14:textId="77777777" w:rsidR="009C6434" w:rsidRPr="00A10CFB" w:rsidRDefault="009C6434" w:rsidP="00BB5248">
      <w:pPr>
        <w:spacing w:line="360" w:lineRule="auto"/>
        <w:jc w:val="both"/>
        <w:rPr>
          <w:rFonts w:ascii="Times New Roman" w:hAnsi="Times New Roman" w:cs="Times New Roman"/>
        </w:rPr>
      </w:pPr>
    </w:p>
    <w:p w14:paraId="223A1FBB" w14:textId="77777777" w:rsidR="009C6434" w:rsidRPr="00A10CFB" w:rsidRDefault="009C6434" w:rsidP="00BB5248">
      <w:pPr>
        <w:spacing w:line="360" w:lineRule="auto"/>
        <w:jc w:val="both"/>
        <w:rPr>
          <w:rFonts w:ascii="Times New Roman" w:hAnsi="Times New Roman" w:cs="Times New Roman"/>
        </w:rPr>
      </w:pPr>
    </w:p>
    <w:p w14:paraId="70361F0B" w14:textId="77777777" w:rsidR="009C6434" w:rsidRPr="00A10CFB" w:rsidRDefault="009C6434" w:rsidP="00BB5248">
      <w:pPr>
        <w:spacing w:line="360" w:lineRule="auto"/>
        <w:jc w:val="both"/>
        <w:rPr>
          <w:rFonts w:ascii="Times New Roman" w:hAnsi="Times New Roman" w:cs="Times New Roman"/>
        </w:rPr>
      </w:pPr>
    </w:p>
    <w:p w14:paraId="4AFF0BA0" w14:textId="77777777" w:rsidR="009C6434" w:rsidRPr="00A10CFB" w:rsidRDefault="009C6434" w:rsidP="00BB5248">
      <w:pPr>
        <w:spacing w:line="360" w:lineRule="auto"/>
        <w:jc w:val="both"/>
        <w:rPr>
          <w:rFonts w:ascii="Times New Roman" w:hAnsi="Times New Roman" w:cs="Times New Roman"/>
        </w:rPr>
      </w:pPr>
    </w:p>
    <w:p w14:paraId="4F23D7D8" w14:textId="77777777" w:rsidR="009C6434" w:rsidRPr="00A10CFB" w:rsidRDefault="009C6434" w:rsidP="00BB5248">
      <w:pPr>
        <w:spacing w:line="360" w:lineRule="auto"/>
        <w:jc w:val="both"/>
        <w:rPr>
          <w:rFonts w:ascii="Times New Roman" w:hAnsi="Times New Roman" w:cs="Times New Roman"/>
        </w:rPr>
      </w:pPr>
    </w:p>
    <w:p w14:paraId="4B74D9DB" w14:textId="71F6B4D8" w:rsidR="002B533E" w:rsidRPr="00A10CFB" w:rsidRDefault="00576DAB" w:rsidP="00BB5248">
      <w:pPr>
        <w:pStyle w:val="Heading2"/>
        <w:spacing w:line="360" w:lineRule="auto"/>
        <w:rPr>
          <w:rFonts w:ascii="Times New Roman" w:hAnsi="Times New Roman" w:cs="Times New Roman"/>
          <w:b/>
          <w:bCs/>
          <w:color w:val="auto"/>
          <w:sz w:val="28"/>
          <w:szCs w:val="28"/>
        </w:rPr>
      </w:pPr>
      <w:bookmarkStart w:id="17" w:name="_Toc203932195"/>
      <w:r w:rsidRPr="00A10CFB">
        <w:rPr>
          <w:rFonts w:ascii="Times New Roman" w:hAnsi="Times New Roman" w:cs="Times New Roman"/>
          <w:b/>
          <w:bCs/>
          <w:color w:val="auto"/>
          <w:sz w:val="28"/>
          <w:szCs w:val="28"/>
        </w:rPr>
        <w:lastRenderedPageBreak/>
        <w:t xml:space="preserve">2.1. </w:t>
      </w:r>
      <w:r w:rsidR="002B533E" w:rsidRPr="00A10CFB">
        <w:rPr>
          <w:rFonts w:ascii="Times New Roman" w:hAnsi="Times New Roman" w:cs="Times New Roman"/>
          <w:b/>
          <w:bCs/>
          <w:color w:val="auto"/>
          <w:sz w:val="28"/>
          <w:szCs w:val="28"/>
        </w:rPr>
        <w:t>Introduction</w:t>
      </w:r>
      <w:bookmarkEnd w:id="17"/>
    </w:p>
    <w:p w14:paraId="25810C15" w14:textId="4222D700" w:rsidR="002B533E" w:rsidRPr="00A10CFB" w:rsidRDefault="002B533E" w:rsidP="00BB5248">
      <w:pPr>
        <w:spacing w:line="360" w:lineRule="auto"/>
        <w:jc w:val="both"/>
        <w:rPr>
          <w:rFonts w:ascii="Times New Roman" w:hAnsi="Times New Roman" w:cs="Times New Roman"/>
        </w:rPr>
      </w:pPr>
      <w:r w:rsidRPr="00A10CFB">
        <w:rPr>
          <w:rFonts w:ascii="Times New Roman" w:hAnsi="Times New Roman" w:cs="Times New Roman"/>
        </w:rPr>
        <w:t>With changing times, the recruitment and job seeking process is becoming more and more complicated, which has led to significant research into digital platforms that focuses on solving the challenges faced by recruiters and job seekers. Developers as well as scholars have invested their time and resources to explore a broad range of AI-driven tools including automated recruitment platforms, recommendation engines, resume generators, resume optimizers and virtual interviewing systems. All these studies have one goal, that is to make the recruitment process efficient, speedy and accurate to the details. The following review highlights the key contributions of existing literature in the domain of AI powered recruitment systems.</w:t>
      </w:r>
    </w:p>
    <w:p w14:paraId="356F6E59" w14:textId="77777777" w:rsidR="00EB53F6" w:rsidRPr="00A10CFB" w:rsidRDefault="00EB53F6" w:rsidP="00BB5248">
      <w:pPr>
        <w:spacing w:line="360" w:lineRule="auto"/>
        <w:jc w:val="both"/>
        <w:rPr>
          <w:rFonts w:ascii="Times New Roman" w:hAnsi="Times New Roman" w:cs="Times New Roman"/>
        </w:rPr>
      </w:pPr>
    </w:p>
    <w:p w14:paraId="34611C1A" w14:textId="3A597B60" w:rsidR="009C6434" w:rsidRPr="00A10CFB" w:rsidRDefault="002B533E" w:rsidP="00BB5248">
      <w:pPr>
        <w:pStyle w:val="Heading2"/>
        <w:spacing w:line="360" w:lineRule="auto"/>
        <w:rPr>
          <w:rFonts w:ascii="Times New Roman" w:hAnsi="Times New Roman" w:cs="Times New Roman"/>
          <w:b/>
          <w:bCs/>
          <w:color w:val="auto"/>
          <w:sz w:val="28"/>
          <w:szCs w:val="28"/>
        </w:rPr>
      </w:pPr>
      <w:bookmarkStart w:id="18" w:name="_Toc203932196"/>
      <w:r w:rsidRPr="00A10CFB">
        <w:rPr>
          <w:rFonts w:ascii="Times New Roman" w:hAnsi="Times New Roman" w:cs="Times New Roman"/>
          <w:b/>
          <w:bCs/>
          <w:color w:val="auto"/>
          <w:sz w:val="28"/>
          <w:szCs w:val="28"/>
        </w:rPr>
        <w:t xml:space="preserve">2.2. </w:t>
      </w:r>
      <w:r w:rsidR="009C6434" w:rsidRPr="00A10CFB">
        <w:rPr>
          <w:rFonts w:ascii="Times New Roman" w:hAnsi="Times New Roman" w:cs="Times New Roman"/>
          <w:b/>
          <w:bCs/>
          <w:color w:val="auto"/>
          <w:sz w:val="28"/>
          <w:szCs w:val="28"/>
        </w:rPr>
        <w:t>Literature Review</w:t>
      </w:r>
      <w:bookmarkEnd w:id="18"/>
    </w:p>
    <w:p w14:paraId="2A467F10" w14:textId="589444AB" w:rsidR="009C6434" w:rsidRPr="00A10CFB" w:rsidRDefault="001D16EB" w:rsidP="00BB5248">
      <w:pPr>
        <w:spacing w:line="360" w:lineRule="auto"/>
        <w:rPr>
          <w:rFonts w:ascii="Times New Roman" w:hAnsi="Times New Roman" w:cs="Times New Roman"/>
          <w:b/>
          <w:bCs/>
        </w:rPr>
      </w:pPr>
      <w:r w:rsidRPr="00A10CFB">
        <w:rPr>
          <w:rFonts w:ascii="Times New Roman" w:hAnsi="Times New Roman" w:cs="Times New Roman"/>
          <w:b/>
          <w:bCs/>
        </w:rPr>
        <w:t>Automated Hiring Platforms and Recruitment Frameworks</w:t>
      </w:r>
      <w:r w:rsidR="002E1070" w:rsidRPr="00A10CFB">
        <w:rPr>
          <w:rFonts w:ascii="Times New Roman" w:hAnsi="Times New Roman" w:cs="Times New Roman"/>
          <w:b/>
          <w:bCs/>
        </w:rPr>
        <w:t xml:space="preserve"> </w:t>
      </w:r>
      <w:r w:rsidR="00D64A42" w:rsidRPr="00A10CFB">
        <w:rPr>
          <w:rFonts w:ascii="Times New Roman" w:hAnsi="Times New Roman" w:cs="Times New Roman"/>
          <w:b/>
          <w:bCs/>
        </w:rPr>
        <w:t xml:space="preserve"> </w:t>
      </w:r>
    </w:p>
    <w:p w14:paraId="061E1E38" w14:textId="2F4B55A5" w:rsidR="009E1386" w:rsidRDefault="003A2022" w:rsidP="00BB5248">
      <w:pPr>
        <w:spacing w:line="360" w:lineRule="auto"/>
        <w:jc w:val="both"/>
        <w:rPr>
          <w:ins w:id="19" w:author="Dr. Farrukh Zeeshan" w:date="2025-09-08T15:23:00Z" w16du:dateUtc="2025-09-08T10:23:00Z"/>
          <w:rFonts w:ascii="Times New Roman" w:hAnsi="Times New Roman" w:cs="Times New Roman"/>
        </w:rPr>
      </w:pPr>
      <w:del w:id="20" w:author="Dr. Farrukh Zeeshan" w:date="2025-09-08T15:23:00Z" w16du:dateUtc="2025-09-08T10:23:00Z">
        <w:r w:rsidRPr="00A10CFB" w:rsidDel="00AC06C0">
          <w:rPr>
            <w:rFonts w:ascii="Times New Roman" w:hAnsi="Times New Roman" w:cs="Times New Roman"/>
          </w:rPr>
          <w:fldChar w:fldCharType="begin"/>
        </w:r>
        <w:r w:rsidRPr="00A10CFB" w:rsidDel="00AC06C0">
          <w:rPr>
            <w:rFonts w:ascii="Times New Roman" w:hAnsi="Times New Roman" w:cs="Times New Roman"/>
          </w:rPr>
          <w:delInstrText xml:space="preserve"> ADDIN EN.CITE &lt;EndNote&gt;&lt;Cite&gt;&lt;Author&gt;Ajunwa&lt;/Author&gt;&lt;Year&gt;2019&lt;/Year&gt;&lt;RecNum&gt;1&lt;/RecNum&gt;&lt;DisplayText&gt;[1]&lt;/DisplayText&gt;&lt;record&gt;&lt;rec-number&gt;1&lt;/rec-number&gt;&lt;foreign-keys&gt;&lt;key app="EN" db-id="a2fxxwes9t90v0ezxsmvvrxuvdfrdf0zppew" timestamp="1730196622"&gt;1&lt;/key&gt;&lt;/foreign-keys&gt;&lt;ref-type name="Book Section"&gt;5&lt;/ref-type&gt;&lt;contributors&gt;&lt;authors&gt;&lt;author&gt;Ajunwa, Ifeoma&lt;/author&gt;&lt;author&gt;Greene, Daniel&lt;/author&gt;&lt;/authors&gt;&lt;/contributors&gt;&lt;titles&gt;&lt;title&gt;Platforms at work: Automated hiring platforms and other new intermediaries in the organization of work&lt;/title&gt;&lt;secondary-title&gt;Work and labor in the digital age&lt;/secondary-title&gt;&lt;/titles&gt;&lt;pages&gt;61-91&lt;/pages&gt;&lt;volume&gt;33&lt;/volume&gt;&lt;dates&gt;&lt;year&gt;2019&lt;/year&gt;&lt;/dates&gt;&lt;publisher&gt;Emerald Publishing Limited&lt;/publisher&gt;&lt;isbn&gt;1789735866&lt;/isbn&gt;&lt;urls&gt;&lt;/urls&gt;&lt;/record&gt;&lt;/Cite&gt;&lt;/EndNote&gt;</w:delInstrText>
        </w:r>
        <w:r w:rsidRPr="00A10CFB" w:rsidDel="00AC06C0">
          <w:rPr>
            <w:rFonts w:ascii="Times New Roman" w:hAnsi="Times New Roman" w:cs="Times New Roman"/>
          </w:rPr>
          <w:fldChar w:fldCharType="separate"/>
        </w:r>
        <w:r w:rsidRPr="00A10CFB" w:rsidDel="00AC06C0">
          <w:rPr>
            <w:rFonts w:ascii="Times New Roman" w:hAnsi="Times New Roman" w:cs="Times New Roman"/>
            <w:noProof/>
          </w:rPr>
          <w:delText>[1]</w:delText>
        </w:r>
        <w:r w:rsidRPr="00A10CFB" w:rsidDel="00AC06C0">
          <w:rPr>
            <w:rFonts w:ascii="Times New Roman" w:hAnsi="Times New Roman" w:cs="Times New Roman"/>
          </w:rPr>
          <w:fldChar w:fldCharType="end"/>
        </w:r>
      </w:del>
      <w:r w:rsidR="00BC73B6" w:rsidRPr="00A10CFB">
        <w:rPr>
          <w:rFonts w:ascii="Times New Roman" w:hAnsi="Times New Roman" w:cs="Times New Roman"/>
        </w:rPr>
        <w:t>Ajunwa and Green</w:t>
      </w:r>
      <w:r w:rsidR="00841A82" w:rsidRPr="00A10CFB">
        <w:rPr>
          <w:rFonts w:ascii="Times New Roman" w:hAnsi="Times New Roman" w:cs="Times New Roman"/>
        </w:rPr>
        <w:t>e</w:t>
      </w:r>
      <w:r w:rsidR="00BC73B6" w:rsidRPr="00A10CFB">
        <w:rPr>
          <w:rFonts w:ascii="Times New Roman" w:hAnsi="Times New Roman" w:cs="Times New Roman"/>
        </w:rPr>
        <w:t xml:space="preserve"> </w:t>
      </w:r>
      <w:del w:id="21" w:author="Dr. Farrukh Zeeshan" w:date="2025-09-08T15:23:00Z" w16du:dateUtc="2025-09-08T10:23:00Z">
        <w:r w:rsidR="00BC73B6" w:rsidRPr="00A10CFB" w:rsidDel="00AC06C0">
          <w:rPr>
            <w:rFonts w:ascii="Times New Roman" w:hAnsi="Times New Roman" w:cs="Times New Roman"/>
          </w:rPr>
          <w:delText>(2019)</w:delText>
        </w:r>
      </w:del>
      <w:ins w:id="22" w:author="Dr. Farrukh Zeeshan" w:date="2025-09-08T15:23:00Z" w16du:dateUtc="2025-09-08T10:23:00Z">
        <w:r w:rsidR="00AC06C0">
          <w:rPr>
            <w:rFonts w:ascii="Times New Roman" w:hAnsi="Times New Roman" w:cs="Times New Roman"/>
          </w:rPr>
          <w:t>[1]</w:t>
        </w:r>
      </w:ins>
      <w:r w:rsidR="00BC73B6" w:rsidRPr="00A10CFB">
        <w:rPr>
          <w:rFonts w:ascii="Times New Roman" w:hAnsi="Times New Roman" w:cs="Times New Roman"/>
        </w:rPr>
        <w:t xml:space="preserve"> presented </w:t>
      </w:r>
      <w:r w:rsidR="00C81063" w:rsidRPr="00A10CFB">
        <w:rPr>
          <w:rFonts w:ascii="Times New Roman" w:hAnsi="Times New Roman" w:cs="Times New Roman"/>
        </w:rPr>
        <w:t xml:space="preserve">fundamental and important findings in the field of Automated Hiring Platforms (AHPs), highlighting their transformation potential in modern recruitment processes. These platforms </w:t>
      </w:r>
      <w:r w:rsidR="0087612F" w:rsidRPr="00A10CFB">
        <w:rPr>
          <w:rFonts w:ascii="Times New Roman" w:hAnsi="Times New Roman" w:cs="Times New Roman"/>
        </w:rPr>
        <w:t>focus</w:t>
      </w:r>
      <w:r w:rsidR="00C81063" w:rsidRPr="00A10CFB">
        <w:rPr>
          <w:rFonts w:ascii="Times New Roman" w:hAnsi="Times New Roman" w:cs="Times New Roman"/>
        </w:rPr>
        <w:t xml:space="preserve"> </w:t>
      </w:r>
      <w:r w:rsidR="0087612F" w:rsidRPr="00A10CFB">
        <w:rPr>
          <w:rFonts w:ascii="Times New Roman" w:hAnsi="Times New Roman" w:cs="Times New Roman"/>
        </w:rPr>
        <w:t>on enhancing efficiency by automating the intake and evaluation of large number of job applications through standardized procedures. AHPs work by centralizing candidate’s data and applying filtering algorithms for screening to filter the most qualified candidates’ pool immediately, which can significantly reduce the time taken by recruiters to manually filter out applications.</w:t>
      </w:r>
    </w:p>
    <w:p w14:paraId="6963C68D" w14:textId="3B2E800A" w:rsidR="002C3BC2" w:rsidRPr="00A10CFB" w:rsidRDefault="002C3BC2" w:rsidP="00BB5248">
      <w:pPr>
        <w:spacing w:line="360" w:lineRule="auto"/>
        <w:jc w:val="both"/>
        <w:rPr>
          <w:rFonts w:ascii="Times New Roman" w:hAnsi="Times New Roman" w:cs="Times New Roman"/>
        </w:rPr>
      </w:pPr>
      <w:ins w:id="23" w:author="Dr. Farrukh Zeeshan" w:date="2025-09-08T15:23:00Z" w16du:dateUtc="2025-09-08T10:23:00Z">
        <w:r>
          <w:rPr>
            <w:rFonts w:ascii="Times New Roman" w:hAnsi="Times New Roman" w:cs="Times New Roman"/>
          </w:rPr>
          <w:t>References are usually placed at the end of the sentence.</w:t>
        </w:r>
      </w:ins>
    </w:p>
    <w:p w14:paraId="6E4271AA" w14:textId="1901BC62" w:rsidR="001D16EB" w:rsidRPr="00A10CFB" w:rsidRDefault="0087612F" w:rsidP="00BB5248">
      <w:pPr>
        <w:spacing w:line="360" w:lineRule="auto"/>
        <w:jc w:val="both"/>
        <w:rPr>
          <w:rFonts w:ascii="Times New Roman" w:hAnsi="Times New Roman" w:cs="Times New Roman"/>
        </w:rPr>
      </w:pPr>
      <w:r w:rsidRPr="00A10CFB">
        <w:rPr>
          <w:rFonts w:ascii="Times New Roman" w:hAnsi="Times New Roman" w:cs="Times New Roman"/>
        </w:rPr>
        <w:t>The authors record that this centralized not only streamline processing speed but also enhances the consistency of hiring process, it also reduces human errors and biases by limiting human involvement. However</w:t>
      </w:r>
      <w:r w:rsidR="00841A82" w:rsidRPr="00A10CFB">
        <w:rPr>
          <w:rFonts w:ascii="Times New Roman" w:hAnsi="Times New Roman" w:cs="Times New Roman"/>
        </w:rPr>
        <w:t xml:space="preserve">, such automation must be approached with added caution and care, as algorithms are trained on historical data that can have biased observations made by humans which can reinforce existing inequalities and biases in making decisions. AHPs, according to </w:t>
      </w:r>
      <w:del w:id="24" w:author="Dr. Farrukh Zeeshan" w:date="2025-09-08T15:24:00Z" w16du:dateUtc="2025-09-08T10:24:00Z">
        <w:r w:rsidR="00470148" w:rsidRPr="00A10CFB" w:rsidDel="006661C6">
          <w:rPr>
            <w:rFonts w:ascii="Times New Roman" w:hAnsi="Times New Roman" w:cs="Times New Roman"/>
          </w:rPr>
          <w:fldChar w:fldCharType="begin"/>
        </w:r>
        <w:r w:rsidR="00470148" w:rsidRPr="00A10CFB" w:rsidDel="006661C6">
          <w:rPr>
            <w:rFonts w:ascii="Times New Roman" w:hAnsi="Times New Roman" w:cs="Times New Roman"/>
          </w:rPr>
          <w:delInstrText xml:space="preserve"> ADDIN EN.CITE &lt;EndNote&gt;&lt;Cite&gt;&lt;Author&gt;Ajunwa&lt;/Author&gt;&lt;Year&gt;2019&lt;/Year&gt;&lt;RecNum&gt;1&lt;/RecNum&gt;&lt;DisplayText&gt;[1]&lt;/DisplayText&gt;&lt;record&gt;&lt;rec-number&gt;1&lt;/rec-number&gt;&lt;foreign-keys&gt;&lt;key app="EN" db-id="a2fxxwes9t90v0ezxsmvvrxuvdfrdf0zppew" timestamp="1730196622"&gt;1&lt;/key&gt;&lt;/foreign-keys&gt;&lt;ref-type name="Book Section"&gt;5&lt;/ref-type&gt;&lt;contributors&gt;&lt;authors&gt;&lt;author&gt;Ajunwa, Ifeoma&lt;/author&gt;&lt;author&gt;Greene, Daniel&lt;/author&gt;&lt;/authors&gt;&lt;/contributors&gt;&lt;titles&gt;&lt;title&gt;Platforms at work: Automated hiring platforms and other new intermediaries in the organization of work&lt;/title&gt;&lt;secondary-title&gt;Work and labor in the digital age&lt;/secondary-title&gt;&lt;/titles&gt;&lt;pages&gt;61-91&lt;/pages&gt;&lt;volume&gt;33&lt;/volume&gt;&lt;dates&gt;&lt;year&gt;2019&lt;/year&gt;&lt;/dates&gt;&lt;publisher&gt;Emerald Publishing Limited&lt;/publisher&gt;&lt;isbn&gt;1789735866&lt;/isbn&gt;&lt;urls&gt;&lt;/urls&gt;&lt;/record&gt;&lt;/Cite&gt;&lt;/EndNote&gt;</w:delInstrText>
        </w:r>
        <w:r w:rsidR="00470148" w:rsidRPr="00A10CFB" w:rsidDel="006661C6">
          <w:rPr>
            <w:rFonts w:ascii="Times New Roman" w:hAnsi="Times New Roman" w:cs="Times New Roman"/>
          </w:rPr>
          <w:fldChar w:fldCharType="separate"/>
        </w:r>
        <w:r w:rsidR="00470148" w:rsidRPr="00A10CFB" w:rsidDel="006661C6">
          <w:rPr>
            <w:rFonts w:ascii="Times New Roman" w:hAnsi="Times New Roman" w:cs="Times New Roman"/>
            <w:noProof/>
          </w:rPr>
          <w:delText>[1]</w:delText>
        </w:r>
        <w:r w:rsidR="00470148" w:rsidRPr="00A10CFB" w:rsidDel="006661C6">
          <w:rPr>
            <w:rFonts w:ascii="Times New Roman" w:hAnsi="Times New Roman" w:cs="Times New Roman"/>
          </w:rPr>
          <w:fldChar w:fldCharType="end"/>
        </w:r>
      </w:del>
      <w:r w:rsidR="00841A82" w:rsidRPr="00A10CFB">
        <w:rPr>
          <w:rFonts w:ascii="Times New Roman" w:hAnsi="Times New Roman" w:cs="Times New Roman"/>
        </w:rPr>
        <w:t>Ajun</w:t>
      </w:r>
      <w:r w:rsidR="009016D9" w:rsidRPr="00A10CFB">
        <w:rPr>
          <w:rFonts w:ascii="Times New Roman" w:hAnsi="Times New Roman" w:cs="Times New Roman"/>
        </w:rPr>
        <w:t>w</w:t>
      </w:r>
      <w:r w:rsidR="00841A82" w:rsidRPr="00A10CFB">
        <w:rPr>
          <w:rFonts w:ascii="Times New Roman" w:hAnsi="Times New Roman" w:cs="Times New Roman"/>
        </w:rPr>
        <w:t>a and Greene</w:t>
      </w:r>
      <w:ins w:id="25" w:author="Dr. Farrukh Zeeshan" w:date="2025-09-08T15:24:00Z" w16du:dateUtc="2025-09-08T10:24:00Z">
        <w:r w:rsidR="006661C6">
          <w:rPr>
            <w:rFonts w:ascii="Times New Roman" w:hAnsi="Times New Roman" w:cs="Times New Roman"/>
          </w:rPr>
          <w:t>[]</w:t>
        </w:r>
      </w:ins>
      <w:r w:rsidR="00841A82" w:rsidRPr="00A10CFB">
        <w:rPr>
          <w:rFonts w:ascii="Times New Roman" w:hAnsi="Times New Roman" w:cs="Times New Roman"/>
        </w:rPr>
        <w:t xml:space="preserve">, are not merely neutral tools, they are socio-technical systems whose outputs are shaped by both technological design as well as social context. Hence, these systems </w:t>
      </w:r>
      <w:r w:rsidR="009016D9" w:rsidRPr="00A10CFB">
        <w:rPr>
          <w:rFonts w:ascii="Times New Roman" w:hAnsi="Times New Roman" w:cs="Times New Roman"/>
        </w:rPr>
        <w:t>require</w:t>
      </w:r>
      <w:r w:rsidR="00841A82" w:rsidRPr="00A10CFB">
        <w:rPr>
          <w:rFonts w:ascii="Times New Roman" w:hAnsi="Times New Roman" w:cs="Times New Roman"/>
        </w:rPr>
        <w:t xml:space="preserve"> </w:t>
      </w:r>
      <w:r w:rsidR="00841A82" w:rsidRPr="00A10CFB">
        <w:rPr>
          <w:rFonts w:ascii="Times New Roman" w:hAnsi="Times New Roman" w:cs="Times New Roman"/>
        </w:rPr>
        <w:lastRenderedPageBreak/>
        <w:t xml:space="preserve">continuous regulatory oversights, transparency and ethical reviews during implementation to ensure </w:t>
      </w:r>
      <w:r w:rsidR="009016D9" w:rsidRPr="00A10CFB">
        <w:rPr>
          <w:rFonts w:ascii="Times New Roman" w:hAnsi="Times New Roman" w:cs="Times New Roman"/>
        </w:rPr>
        <w:t>equitable</w:t>
      </w:r>
      <w:r w:rsidR="00841A82" w:rsidRPr="00A10CFB">
        <w:rPr>
          <w:rFonts w:ascii="Times New Roman" w:hAnsi="Times New Roman" w:cs="Times New Roman"/>
        </w:rPr>
        <w:t xml:space="preserve"> and unbiased hiring decisions.</w:t>
      </w:r>
      <w:r w:rsidR="009016D9" w:rsidRPr="00A10CFB">
        <w:rPr>
          <w:rFonts w:ascii="Times New Roman" w:hAnsi="Times New Roman" w:cs="Times New Roman"/>
        </w:rPr>
        <w:t xml:space="preserve"> </w:t>
      </w:r>
    </w:p>
    <w:p w14:paraId="5EB2570E" w14:textId="4F22F2F2" w:rsidR="00210D45" w:rsidRPr="00A10CFB" w:rsidRDefault="00805C81" w:rsidP="00BB5248">
      <w:pPr>
        <w:spacing w:line="360" w:lineRule="auto"/>
        <w:jc w:val="both"/>
        <w:rPr>
          <w:rFonts w:ascii="Times New Roman" w:hAnsi="Times New Roman" w:cs="Times New Roman"/>
        </w:rPr>
      </w:pPr>
      <w:r w:rsidRPr="00A10CFB">
        <w:rPr>
          <w:rFonts w:ascii="Times New Roman" w:hAnsi="Times New Roman" w:cs="Times New Roman"/>
        </w:rPr>
        <w:t xml:space="preserve">Following on the topics of specialized recruitment systems, </w:t>
      </w:r>
      <w:r w:rsidR="003A2022" w:rsidRPr="00A10CFB">
        <w:rPr>
          <w:rFonts w:ascii="Times New Roman" w:hAnsi="Times New Roman" w:cs="Times New Roman"/>
        </w:rPr>
        <w:fldChar w:fldCharType="begin"/>
      </w:r>
      <w:r w:rsidR="003A2022" w:rsidRPr="00A10CFB">
        <w:rPr>
          <w:rFonts w:ascii="Times New Roman" w:hAnsi="Times New Roman" w:cs="Times New Roman"/>
        </w:rPr>
        <w:instrText xml:space="preserve"> ADDIN EN.CITE &lt;EndNote&gt;&lt;Cite&gt;&lt;Author&gt;Martins&lt;/Author&gt;&lt;Year&gt;2022&lt;/Year&gt;&lt;RecNum&gt;2&lt;/RecNum&gt;&lt;DisplayText&gt;[2]&lt;/DisplayText&gt;&lt;record&gt;&lt;rec-number&gt;2&lt;/rec-number&gt;&lt;foreign-keys&gt;&lt;key app="EN" db-id="a2fxxwes9t90v0ezxsmvvrxuvdfrdf0zppew" timestamp="1730196628"&gt;2&lt;/key&gt;&lt;/foreign-keys&gt;&lt;ref-type name="Journal Article"&gt;17&lt;/ref-type&gt;&lt;contributors&gt;&lt;authors&gt;&lt;author&gt;Martins, Nuno&lt;/author&gt;&lt;author&gt;Dominique-Ferreira, Sérgio&lt;/author&gt;&lt;author&gt;Lopes, Cátia&lt;/author&gt;&lt;/authors&gt;&lt;/contributors&gt;&lt;titles&gt;&lt;title&gt;Design and development of a digital platform for seasonal jobs: Improving the hiring process&lt;/title&gt;&lt;secondary-title&gt;Journal of Global Scholars of Marketing Science&lt;/secondary-title&gt;&lt;/titles&gt;&lt;periodical&gt;&lt;full-title&gt;Journal of Global Scholars of Marketing Science&lt;/full-title&gt;&lt;/periodical&gt;&lt;pages&gt;452-469&lt;/pages&gt;&lt;volume&gt;32&lt;/volume&gt;&lt;number&gt;3&lt;/number&gt;&lt;dates&gt;&lt;year&gt;2022&lt;/year&gt;&lt;/dates&gt;&lt;isbn&gt;2163-9159&lt;/isbn&gt;&lt;urls&gt;&lt;/urls&gt;&lt;/record&gt;&lt;/Cite&gt;&lt;/EndNote&gt;</w:instrText>
      </w:r>
      <w:r w:rsidR="003A2022" w:rsidRPr="00A10CFB">
        <w:rPr>
          <w:rFonts w:ascii="Times New Roman" w:hAnsi="Times New Roman" w:cs="Times New Roman"/>
        </w:rPr>
        <w:fldChar w:fldCharType="separate"/>
      </w:r>
      <w:r w:rsidR="003A2022" w:rsidRPr="00A10CFB">
        <w:rPr>
          <w:rFonts w:ascii="Times New Roman" w:hAnsi="Times New Roman" w:cs="Times New Roman"/>
          <w:noProof/>
        </w:rPr>
        <w:t>[2]</w:t>
      </w:r>
      <w:r w:rsidR="003A2022" w:rsidRPr="00A10CFB">
        <w:rPr>
          <w:rFonts w:ascii="Times New Roman" w:hAnsi="Times New Roman" w:cs="Times New Roman"/>
        </w:rPr>
        <w:fldChar w:fldCharType="end"/>
      </w:r>
      <w:r w:rsidRPr="00A10CFB">
        <w:rPr>
          <w:rFonts w:ascii="Times New Roman" w:hAnsi="Times New Roman" w:cs="Times New Roman"/>
        </w:rPr>
        <w:t xml:space="preserve">Martins et al. (2022) presents a captivating case study within the tourism sector, where hiring process undergoes changes seasonally and require speedy, flexible responses. Their research focuses on the iterative development of a digital hiring platform, designed with the help of industry stakeholders to address domain-specific hiring issues. By adopting a two-stage methodology combining stakeholder interviews along with usability testing, the researchers ensured that the platform was developed in a way that is in accordance with the unique needs of tourism job seekers and employers. Important features of the platform include user-friendly interfaces, integrated profile-job alignment algorithms and streamline workflows for accurate job matching. Most importantly, Martins et al. proposes expanding evaluation criteria for candidate screening by introducing soft skills, such as emotional intelligence, which is an important factor for customer-engaging roles but is often overlooked in automated systems. This </w:t>
      </w:r>
      <w:r w:rsidR="007B0D18" w:rsidRPr="00A10CFB">
        <w:rPr>
          <w:rFonts w:ascii="Times New Roman" w:hAnsi="Times New Roman" w:cs="Times New Roman"/>
        </w:rPr>
        <w:t>advances towards the approach proposed by Ajunwa and Greene that is ethically aware design, highlighting how domain-specific knowledge and user-involvement can facilitate the development of more responsible and inclusive Automated Hiring Platforms.</w:t>
      </w:r>
    </w:p>
    <w:p w14:paraId="5DCD9C9D" w14:textId="03D50A66" w:rsidR="00210D45" w:rsidRPr="00A10CFB" w:rsidRDefault="00210D45" w:rsidP="00BB5248">
      <w:pPr>
        <w:spacing w:line="360" w:lineRule="auto"/>
        <w:jc w:val="both"/>
        <w:rPr>
          <w:rFonts w:ascii="Times New Roman" w:hAnsi="Times New Roman" w:cs="Times New Roman"/>
        </w:rPr>
      </w:pPr>
      <w:r w:rsidRPr="00A10CFB">
        <w:rPr>
          <w:rFonts w:ascii="Times New Roman" w:hAnsi="Times New Roman" w:cs="Times New Roman"/>
        </w:rPr>
        <w:t xml:space="preserve">Expanding the research done in this field, </w:t>
      </w:r>
      <w:r w:rsidR="003A2B8B"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&lt;EndNote&gt;&lt;Cite&gt;&lt;Author&gt;Vijayanand&lt;/Author&gt;&lt;Year&gt;2024&lt;/Year&gt;&lt;RecNum&gt;2&lt;/RecNum&gt;&lt;DisplayText&gt;[3]&lt;/DisplayText&gt;&lt;record&gt;&lt;rec-number&gt;2&lt;/rec-number&gt;&lt;foreign-keys&gt;&lt;key app="EN" db-id="xvfaat2xldaafuevd9m59vdr9paa0s5tastx" timestamp="1744648239"&gt;2&lt;/key&gt;&lt;/foreign-keys&gt;&lt;ref-type name="Conference Proceedings"&gt;10&lt;/ref-type&gt;&lt;contributors&gt;&lt;authors&gt;&lt;author&gt;Vijayanand, N&lt;/author&gt;&lt;/authors&gt;&lt;/contributors&gt;&lt;titles&gt;&lt;title&gt;Revolutionizing Human Resources Management Using Deep Belief Learning Approach For Talent Acquisition And Retention In The Digital Era&lt;/title&gt;&lt;secondary-title&gt;2024 International Conference on Integration of Emerging Technologies for the Digital World (ICIETDW)&lt;/secondary-title&gt;&lt;/titles&gt;&lt;pages&gt;1-6&lt;/pages&gt;&lt;dates&gt;&lt;year&gt;2024&lt;/year&gt;&lt;/dates&gt;&lt;publisher&gt;IEEE&lt;/publisher&gt;&lt;isbn&gt;9798331541170&lt;/isbn&gt;&lt;urls&gt;&lt;/urls&gt;&lt;/record&gt;&lt;/Cite&gt;&lt;/EndNote&gt;</w:instrText>
      </w:r>
      <w:r w:rsidR="003A2B8B" w:rsidRPr="00A10CFB">
        <w:rPr>
          <w:rFonts w:ascii="Times New Roman" w:hAnsi="Times New Roman" w:cs="Times New Roman"/>
        </w:rPr>
        <w:fldChar w:fldCharType="separate"/>
      </w:r>
      <w:r w:rsidR="003A2B8B" w:rsidRPr="00A10CFB">
        <w:rPr>
          <w:rFonts w:ascii="Times New Roman" w:hAnsi="Times New Roman" w:cs="Times New Roman"/>
          <w:noProof/>
        </w:rPr>
        <w:t>[3]</w:t>
      </w:r>
      <w:r w:rsidR="003A2B8B" w:rsidRPr="00A10CFB">
        <w:rPr>
          <w:rFonts w:ascii="Times New Roman" w:hAnsi="Times New Roman" w:cs="Times New Roman"/>
        </w:rPr>
        <w:fldChar w:fldCharType="end"/>
      </w:r>
      <w:r w:rsidRPr="00A10CFB">
        <w:rPr>
          <w:rFonts w:ascii="Times New Roman" w:hAnsi="Times New Roman" w:cs="Times New Roman"/>
        </w:rPr>
        <w:t xml:space="preserve">Vijayanand (2024) introduces a Deep Belief Learning (DBL) framework focused on two important HR challenges, first being talent acquisition and second is employee retention, Existing recruitment platforms including the automated platforms lack the functionality of predicting and employee’s long-term success and identifying candidates who are culturally aligned with the organizational values. Vijayanand’s DNL model utilizes Deep Learning technology to analyze both structured data, such as resumes, expertise, experience and performance, metrices, and unstructured data, such as employee surveys and open-ended feedback. This dual analysis approach allows for a more nuanced understanding of employee </w:t>
      </w:r>
      <w:r w:rsidR="00616E18" w:rsidRPr="00A10CFB">
        <w:rPr>
          <w:rFonts w:ascii="Times New Roman" w:hAnsi="Times New Roman" w:cs="Times New Roman"/>
        </w:rPr>
        <w:t xml:space="preserve">work patterns, performance and turnover risks. The research highlights that the organizations utilizing DBL saw improvement in hiring accuracy and employee satisfaction. The unique factor of this work is </w:t>
      </w:r>
      <w:r w:rsidR="005F461F" w:rsidRPr="00A10CFB">
        <w:rPr>
          <w:rFonts w:ascii="Times New Roman" w:hAnsi="Times New Roman" w:cs="Times New Roman"/>
        </w:rPr>
        <w:t xml:space="preserve">its comprehensive perspective, instead of focusing only on the initial recruitment, the model is designed to support ongoing talent development and talent retention steps. Doing so, it complements the functioning efficiency emphasized by </w:t>
      </w:r>
      <w:r w:rsidR="003A2022" w:rsidRPr="00A10CFB">
        <w:rPr>
          <w:rFonts w:ascii="Times New Roman" w:hAnsi="Times New Roman" w:cs="Times New Roman"/>
        </w:rPr>
        <w:fldChar w:fldCharType="begin"/>
      </w:r>
      <w:r w:rsidR="003A2022" w:rsidRPr="00A10CFB">
        <w:rPr>
          <w:rFonts w:ascii="Times New Roman" w:hAnsi="Times New Roman" w:cs="Times New Roman"/>
        </w:rPr>
        <w:instrText xml:space="preserve"> ADDIN EN.CITE &lt;EndNote&gt;&lt;Cite&gt;&lt;Author&gt;Ajunwa&lt;/Author&gt;&lt;Year&gt;2019&lt;/Year&gt;&lt;RecNum&gt;1&lt;/RecNum&gt;&lt;DisplayText&gt;[1]&lt;/DisplayText&gt;&lt;record&gt;&lt;rec-number&gt;1&lt;/rec-number&gt;&lt;foreign-keys&gt;&lt;key app="EN" db-id="a2fxxwes9t90v0ezxsmvvrxuvdfrdf0zppew" timestamp="1730196622"&gt;1&lt;/key&gt;&lt;/foreign-keys&gt;&lt;ref-type name="Book Section"&gt;5&lt;/ref-type&gt;&lt;contributors&gt;&lt;authors&gt;&lt;author&gt;Ajunwa, Ifeoma&lt;/author&gt;&lt;author&gt;Greene, Daniel&lt;/author&gt;&lt;/authors&gt;&lt;/contributors&gt;&lt;titles&gt;&lt;title&gt;Platforms at work: Automated hiring platforms and other new intermediaries in the organization of work&lt;/title&gt;&lt;secondary-title&gt;Work and labor in the digital age&lt;/secondary-title&gt;&lt;/titles&gt;&lt;pages&gt;61-91&lt;/pages&gt;&lt;volume&gt;33&lt;/volume&gt;&lt;dates&gt;&lt;year&gt;2019&lt;/year&gt;&lt;/dates&gt;&lt;publisher&gt;Emerald Publishing Limited&lt;/publisher&gt;&lt;isbn&gt;1789735866&lt;/isbn&gt;&lt;urls&gt;&lt;/urls&gt;&lt;/record&gt;&lt;/Cite&gt;&lt;/EndNote&gt;</w:instrText>
      </w:r>
      <w:r w:rsidR="003A2022" w:rsidRPr="00A10CFB">
        <w:rPr>
          <w:rFonts w:ascii="Times New Roman" w:hAnsi="Times New Roman" w:cs="Times New Roman"/>
        </w:rPr>
        <w:fldChar w:fldCharType="separate"/>
      </w:r>
      <w:r w:rsidR="003A2022" w:rsidRPr="00A10CFB">
        <w:rPr>
          <w:rFonts w:ascii="Times New Roman" w:hAnsi="Times New Roman" w:cs="Times New Roman"/>
          <w:noProof/>
        </w:rPr>
        <w:t>[1]</w:t>
      </w:r>
      <w:r w:rsidR="003A2022" w:rsidRPr="00A10CFB">
        <w:rPr>
          <w:rFonts w:ascii="Times New Roman" w:hAnsi="Times New Roman" w:cs="Times New Roman"/>
        </w:rPr>
        <w:fldChar w:fldCharType="end"/>
      </w:r>
      <w:r w:rsidR="005F461F" w:rsidRPr="00A10CFB">
        <w:rPr>
          <w:rFonts w:ascii="Times New Roman" w:hAnsi="Times New Roman" w:cs="Times New Roman"/>
        </w:rPr>
        <w:t xml:space="preserve">Ajunwa and Greene (2019) and the </w:t>
      </w:r>
      <w:r w:rsidR="005F461F" w:rsidRPr="00A10CFB">
        <w:rPr>
          <w:rFonts w:ascii="Times New Roman" w:hAnsi="Times New Roman" w:cs="Times New Roman"/>
        </w:rPr>
        <w:lastRenderedPageBreak/>
        <w:t xml:space="preserve">domain specific functionality explained by </w:t>
      </w:r>
      <w:r w:rsidR="003A2022" w:rsidRPr="00A10CFB">
        <w:rPr>
          <w:rFonts w:ascii="Times New Roman" w:hAnsi="Times New Roman" w:cs="Times New Roman"/>
        </w:rPr>
        <w:fldChar w:fldCharType="begin"/>
      </w:r>
      <w:r w:rsidR="003A2022" w:rsidRPr="00A10CFB">
        <w:rPr>
          <w:rFonts w:ascii="Times New Roman" w:hAnsi="Times New Roman" w:cs="Times New Roman"/>
        </w:rPr>
        <w:instrText xml:space="preserve"> ADDIN EN.CITE &lt;EndNote&gt;&lt;Cite&gt;&lt;Author&gt;Martins&lt;/Author&gt;&lt;Year&gt;2022&lt;/Year&gt;&lt;RecNum&gt;2&lt;/RecNum&gt;&lt;DisplayText&gt;[2]&lt;/DisplayText&gt;&lt;record&gt;&lt;rec-number&gt;2&lt;/rec-number&gt;&lt;foreign-keys&gt;&lt;key app="EN" db-id="a2fxxwes9t90v0ezxsmvvrxuvdfrdf0zppew" timestamp="1730196628"&gt;2&lt;/key&gt;&lt;/foreign-keys&gt;&lt;ref-type name="Journal Article"&gt;17&lt;/ref-type&gt;&lt;contributors&gt;&lt;authors&gt;&lt;author&gt;Martins, Nuno&lt;/author&gt;&lt;author&gt;Dominique-Ferreira, Sérgio&lt;/author&gt;&lt;author&gt;Lopes, Cátia&lt;/author&gt;&lt;/authors&gt;&lt;/contributors&gt;&lt;titles&gt;&lt;title&gt;Design and development of a digital platform for seasonal jobs: Improving the hiring process&lt;/title&gt;&lt;secondary-title&gt;Journal of Global Scholars of Marketing Science&lt;/secondary-title&gt;&lt;/titles&gt;&lt;periodical&gt;&lt;full-title&gt;Journal of Global Scholars of Marketing Science&lt;/full-title&gt;&lt;/periodical&gt;&lt;pages&gt;452-469&lt;/pages&gt;&lt;volume&gt;32&lt;/volume&gt;&lt;number&gt;3&lt;/number&gt;&lt;dates&gt;&lt;year&gt;2022&lt;/year&gt;&lt;/dates&gt;&lt;isbn&gt;2163-9159&lt;/isbn&gt;&lt;urls&gt;&lt;/urls&gt;&lt;/record&gt;&lt;/Cite&gt;&lt;/EndNote&gt;</w:instrText>
      </w:r>
      <w:r w:rsidR="003A2022" w:rsidRPr="00A10CFB">
        <w:rPr>
          <w:rFonts w:ascii="Times New Roman" w:hAnsi="Times New Roman" w:cs="Times New Roman"/>
        </w:rPr>
        <w:fldChar w:fldCharType="separate"/>
      </w:r>
      <w:r w:rsidR="003A2022" w:rsidRPr="00A10CFB">
        <w:rPr>
          <w:rFonts w:ascii="Times New Roman" w:hAnsi="Times New Roman" w:cs="Times New Roman"/>
          <w:noProof/>
        </w:rPr>
        <w:t>[2]</w:t>
      </w:r>
      <w:r w:rsidR="003A2022" w:rsidRPr="00A10CFB">
        <w:rPr>
          <w:rFonts w:ascii="Times New Roman" w:hAnsi="Times New Roman" w:cs="Times New Roman"/>
        </w:rPr>
        <w:fldChar w:fldCharType="end"/>
      </w:r>
      <w:r w:rsidR="005F461F" w:rsidRPr="00A10CFB">
        <w:rPr>
          <w:rFonts w:ascii="Times New Roman" w:hAnsi="Times New Roman" w:cs="Times New Roman"/>
        </w:rPr>
        <w:t xml:space="preserve">Martins et al. (2022), providing a complete and efficient blueprint for intelligent HR ecosystems. Together, these three works </w:t>
      </w:r>
      <w:r w:rsidR="00D64A42" w:rsidRPr="00A10CFB">
        <w:rPr>
          <w:rFonts w:ascii="Times New Roman" w:hAnsi="Times New Roman" w:cs="Times New Roman"/>
        </w:rPr>
        <w:t>shed</w:t>
      </w:r>
      <w:r w:rsidR="005F461F" w:rsidRPr="00A10CFB">
        <w:rPr>
          <w:rFonts w:ascii="Times New Roman" w:hAnsi="Times New Roman" w:cs="Times New Roman"/>
        </w:rPr>
        <w:t xml:space="preserve"> light on the multi-dimensional nature of AI in recruitment ecosystem</w:t>
      </w:r>
      <w:r w:rsidR="00C605A0" w:rsidRPr="00A10CFB">
        <w:rPr>
          <w:rFonts w:ascii="Times New Roman" w:hAnsi="Times New Roman" w:cs="Times New Roman"/>
        </w:rPr>
        <w:t>, where practical ethical and predictive factors must combine for the development of an innovative digital hiring system like JobiVerse.</w:t>
      </w:r>
    </w:p>
    <w:p w14:paraId="57C0BE95" w14:textId="77777777" w:rsidR="00A51FAA" w:rsidRPr="00A10CFB" w:rsidRDefault="00A51FAA" w:rsidP="00BB5248">
      <w:pPr>
        <w:spacing w:line="360" w:lineRule="auto"/>
        <w:jc w:val="both"/>
        <w:rPr>
          <w:rFonts w:ascii="Times New Roman" w:hAnsi="Times New Roman" w:cs="Times New Roman"/>
        </w:rPr>
      </w:pPr>
    </w:p>
    <w:p w14:paraId="429C439B" w14:textId="78225410" w:rsidR="00D64A42" w:rsidRPr="00A10CFB" w:rsidRDefault="00D64A42" w:rsidP="00BB5248">
      <w:pPr>
        <w:spacing w:line="360" w:lineRule="auto"/>
        <w:rPr>
          <w:rFonts w:ascii="Times New Roman" w:hAnsi="Times New Roman" w:cs="Times New Roman"/>
          <w:b/>
          <w:bCs/>
        </w:rPr>
      </w:pPr>
      <w:r w:rsidRPr="00A10CFB">
        <w:rPr>
          <w:rFonts w:ascii="Times New Roman" w:hAnsi="Times New Roman" w:cs="Times New Roman"/>
          <w:b/>
          <w:bCs/>
        </w:rPr>
        <w:t>AI-</w:t>
      </w:r>
      <w:r w:rsidR="00250267" w:rsidRPr="00A10CFB">
        <w:rPr>
          <w:rFonts w:ascii="Times New Roman" w:hAnsi="Times New Roman" w:cs="Times New Roman"/>
          <w:b/>
          <w:bCs/>
        </w:rPr>
        <w:t>Powered</w:t>
      </w:r>
      <w:r w:rsidRPr="00A10CFB">
        <w:rPr>
          <w:rFonts w:ascii="Times New Roman" w:hAnsi="Times New Roman" w:cs="Times New Roman"/>
          <w:b/>
          <w:bCs/>
        </w:rPr>
        <w:t xml:space="preserve"> Job Recommendation Systems  </w:t>
      </w:r>
    </w:p>
    <w:p w14:paraId="74396FA3" w14:textId="309A1BC6" w:rsidR="00D64A42" w:rsidRPr="00A10CFB" w:rsidRDefault="00250267" w:rsidP="00BB5248">
      <w:pPr>
        <w:spacing w:line="360" w:lineRule="auto"/>
        <w:jc w:val="both"/>
        <w:rPr>
          <w:rFonts w:ascii="Times New Roman" w:hAnsi="Times New Roman" w:cs="Times New Roman"/>
        </w:rPr>
      </w:pPr>
      <w:r w:rsidRPr="00A10CFB">
        <w:rPr>
          <w:rFonts w:ascii="Times New Roman" w:hAnsi="Times New Roman" w:cs="Times New Roman"/>
        </w:rPr>
        <w:t xml:space="preserve">A continuously changing and evolving domain of AI-powered recruitment is the integration of smart recommendation systems, which focuses on providing personalized job recommendations based on the user’s skills, experience, expertise, preferences, background and historical behavior of user.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&lt;EndNote&gt;&lt;Cite&gt;&lt;Author&gt;Upreti&lt;/Author&gt;&lt;Year&gt;2022&lt;/Year&gt;&lt;RecNum&gt;3&lt;/RecNum&gt;&lt;DisplayText&gt;[4]&lt;/DisplayText&gt;&lt;record&gt;&lt;rec-number&gt;3&lt;/rec-number&gt;&lt;foreign-keys&gt;&lt;key app="EN" db-id="a2fxxwes9t90v0ezxsmvvrxuvdfrdf0zppew" timestamp="1730196639"&gt;3&lt;/key&gt;&lt;/foreign-keys&gt;&lt;ref-type name="Book Section"&gt;5&lt;/ref-type&gt;&lt;contributors&gt;&lt;authors&gt;&lt;author&gt;Upreti, Kamal&lt;/author&gt;&lt;author&gt;Mittal, Shikha&lt;/author&gt;&lt;author&gt;Divakaran, Prakash&lt;/author&gt;&lt;author&gt;Vats, Prashant&lt;/author&gt;&lt;author&gt;Bajwa, Manpreet&lt;/author&gt;&lt;author&gt;Singh, Sandeep&lt;/author&gt;&lt;/authors&gt;&lt;/contributors&gt;&lt;titles&gt;&lt;title&gt;A comprehensive framework for online job portals for job recommendation strategies using machine learning techniques&lt;/title&gt;&lt;secondary-title&gt;ICT Infrastructure and Computing: Proceedings of ICT4SD 2022&lt;/secondary-title&gt;&lt;/titles&gt;&lt;pages&gt;729-738&lt;/pages&gt;&lt;dates&gt;&lt;year&gt;2022&lt;/year&gt;&lt;/dates&gt;&lt;publisher&gt;Springer&lt;/publisher&gt;&lt;urls&gt;&lt;/urls&gt;&lt;/record&gt;&lt;/Cite&gt;&lt;/EndNote&gt;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[4]</w:t>
      </w:r>
      <w:r w:rsidR="00A720F1" w:rsidRPr="00A10CFB">
        <w:rPr>
          <w:rFonts w:ascii="Times New Roman" w:hAnsi="Times New Roman" w:cs="Times New Roman"/>
        </w:rPr>
        <w:fldChar w:fldCharType="end"/>
      </w:r>
      <w:r w:rsidRPr="00A10CFB">
        <w:rPr>
          <w:rFonts w:ascii="Times New Roman" w:hAnsi="Times New Roman" w:cs="Times New Roman"/>
        </w:rPr>
        <w:t>Upreti et al. (2022) introduces a Machine Learning foundation to modify the traditional job searching portals by looking at more than the generic job listings and providing users with personalized recommendations. This work analyzes the limitations of traditional job listing platforms, which often show users irrelevant or unmatched opportunities not aligning with user’s preferences.</w:t>
      </w:r>
      <w:r w:rsidR="00931420" w:rsidRPr="00A10CFB">
        <w:rPr>
          <w:rFonts w:ascii="Times New Roman" w:hAnsi="Times New Roman" w:cs="Times New Roman"/>
        </w:rPr>
        <w:t xml:space="preserve"> </w:t>
      </w:r>
      <w:r w:rsidR="00C62B94" w:rsidRPr="00A10CFB">
        <w:rPr>
          <w:rFonts w:ascii="Times New Roman" w:hAnsi="Times New Roman" w:cs="Times New Roman"/>
        </w:rPr>
        <w:t>By including both collaborative filtering and content-based recommendation models, their work develops job suggestions alignment with user’s education, experience, skills and preferences. The writers also provide a detailed review of the existing Employment Recommendation Systems (ERSs) ecosystem, proposing a need for algorithms capable of adapting to diverse and unique user profiles. Their proposed system of hybrid model combines user preferences combined with role specific content analysis, shows reduction in application time and improvement in candidate-job fit.</w:t>
      </w:r>
      <w:r w:rsidR="00C31093" w:rsidRPr="00A10CFB">
        <w:rPr>
          <w:rFonts w:ascii="Times New Roman" w:hAnsi="Times New Roman" w:cs="Times New Roman"/>
        </w:rPr>
        <w:t xml:space="preserve"> </w:t>
      </w:r>
    </w:p>
    <w:p w14:paraId="4D039CB3" w14:textId="166C41D5" w:rsidR="00C31093" w:rsidRPr="00A10CFB" w:rsidRDefault="00C31093" w:rsidP="00BB5248">
      <w:pPr>
        <w:spacing w:line="360" w:lineRule="auto"/>
        <w:jc w:val="both"/>
        <w:rPr>
          <w:rFonts w:ascii="Times New Roman" w:hAnsi="Times New Roman" w:cs="Times New Roman"/>
        </w:rPr>
      </w:pPr>
      <w:r w:rsidRPr="00A10CFB">
        <w:rPr>
          <w:rFonts w:ascii="Times New Roman" w:hAnsi="Times New Roman" w:cs="Times New Roman"/>
        </w:rPr>
        <w:t xml:space="preserve">Working on the concept of personalized recommendations, </w:t>
      </w:r>
      <w:r w:rsidR="00470148"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&lt;EndNote&gt;&lt;Cite&gt;&lt;Author&gt;Zhao&lt;/Author&gt;&lt;Year&gt;2023&lt;/Year&gt;&lt;RecNum&gt;5&lt;/RecNum&gt;&lt;DisplayText&gt;[5]&lt;/DisplayText&gt;&lt;record&gt;&lt;rec-number&gt;5&lt;/rec-number&gt;&lt;foreign-keys&gt;&lt;key app="EN" db-id="a2fxxwes9t90v0ezxsmvvrxuvdfrdf0zppew" timestamp="1730203582"&gt;5&lt;/key&gt;&lt;/foreign-keys&gt;&lt;ref-type name="Journal Article"&gt;17&lt;/ref-type&gt;&lt;contributors&gt;&lt;authors&gt;&lt;author&gt;Zhao, Zihuai&lt;/author&gt;&lt;author&gt;Fan, Wenqi&lt;/author&gt;&lt;author&gt;Li, Jiatong&lt;/author&gt;&lt;author&gt;Liu, Yunqing&lt;/author&gt;&lt;author&gt;Mei, Xiaowei&lt;/author&gt;&lt;author&gt;Wang, Yiqi&lt;/author&gt;&lt;author&gt;Wen, Zhen&lt;/author&gt;&lt;author&gt;Wang, Fei&lt;/author&gt;&lt;author&gt;Zhao, Xiangyu&lt;/author&gt;&lt;author&gt;Tang, Jiliang&lt;/author&gt;&lt;/authors&gt;&lt;/contributors&gt;&lt;titles&gt;&lt;title&gt;Recommender systems in the era of large language models (llms)&lt;/title&gt;&lt;secondary-title&gt;arXiv preprint arXiv:2307.02046&lt;/secondary-title&gt;&lt;/titles&gt;&lt;periodical&gt;&lt;full-title&gt;arXiv preprint arXiv:2307.02046&lt;/full-title&gt;&lt;/periodical&gt;&lt;dates&gt;&lt;year&gt;2023&lt;/year&gt;&lt;/dates&gt;&lt;urls&gt;&lt;/urls&gt;&lt;/record&gt;&lt;/Cite&gt;&lt;/EndNote&gt;</w:instrText>
      </w:r>
      <w:r w:rsidR="00470148" w:rsidRPr="00A10CFB">
        <w:rPr>
          <w:rFonts w:ascii="Times New Roman" w:hAnsi="Times New Roman" w:cs="Times New Roman"/>
        </w:rPr>
        <w:fldChar w:fldCharType="separate"/>
      </w:r>
      <w:r w:rsidR="003A2B8B" w:rsidRPr="00A10CFB">
        <w:rPr>
          <w:rFonts w:ascii="Times New Roman" w:hAnsi="Times New Roman" w:cs="Times New Roman"/>
          <w:noProof/>
        </w:rPr>
        <w:t>[5]</w:t>
      </w:r>
      <w:r w:rsidR="00470148" w:rsidRPr="00A10CFB">
        <w:rPr>
          <w:rFonts w:ascii="Times New Roman" w:hAnsi="Times New Roman" w:cs="Times New Roman"/>
        </w:rPr>
        <w:fldChar w:fldCharType="end"/>
      </w:r>
      <w:r w:rsidRPr="00A10CFB">
        <w:rPr>
          <w:rFonts w:ascii="Times New Roman" w:hAnsi="Times New Roman" w:cs="Times New Roman"/>
        </w:rPr>
        <w:t>Zhao</w:t>
      </w:r>
      <w:r w:rsidRPr="00A10CFB">
        <w:rPr>
          <w:rFonts w:ascii="Times New Roman" w:hAnsi="Times New Roman" w:cs="Times New Roman"/>
          <w:b/>
          <w:bCs/>
        </w:rPr>
        <w:t xml:space="preserve"> </w:t>
      </w:r>
      <w:r w:rsidRPr="00A10CFB">
        <w:rPr>
          <w:rFonts w:ascii="Times New Roman" w:hAnsi="Times New Roman" w:cs="Times New Roman"/>
        </w:rPr>
        <w:t xml:space="preserve">et al. (2023) delve into the transformative role of Large Language Models (LLMs) in recommendation systems. Diverting from the traditional neural networks, which often struggle with elaborateness of human language, LLMs such as GPT </w:t>
      </w:r>
      <w:r w:rsidR="00A33149" w:rsidRPr="00A10CFB">
        <w:rPr>
          <w:rFonts w:ascii="Times New Roman" w:hAnsi="Times New Roman" w:cs="Times New Roman"/>
        </w:rPr>
        <w:t>provide</w:t>
      </w:r>
      <w:r w:rsidRPr="00A10CFB">
        <w:rPr>
          <w:rFonts w:ascii="Times New Roman" w:hAnsi="Times New Roman" w:cs="Times New Roman"/>
        </w:rPr>
        <w:t xml:space="preserve"> a refined understanding of user inputs using advanced </w:t>
      </w:r>
      <w:r w:rsidR="00A33149" w:rsidRPr="00A10CFB">
        <w:rPr>
          <w:rFonts w:ascii="Times New Roman" w:hAnsi="Times New Roman" w:cs="Times New Roman"/>
        </w:rPr>
        <w:t xml:space="preserve">foundational learning and fine tuning. Their work focuses on the integration of Chain-Of-Thought Prompting and contextual-aware embedding techniques, enabling more flexible and logical recommendations. While their primary focus is more than just recruitment, the techniques highlighted in the study, specially the ability of the LLMs to engage multi step logical reasoning, can remarkably improve the quality of job recommendation systems. For </w:t>
      </w:r>
      <w:r w:rsidR="00667460" w:rsidRPr="00A10CFB">
        <w:rPr>
          <w:rFonts w:ascii="Times New Roman" w:hAnsi="Times New Roman" w:cs="Times New Roman"/>
        </w:rPr>
        <w:t>platforms</w:t>
      </w:r>
      <w:r w:rsidR="00A33149" w:rsidRPr="00A10CFB">
        <w:rPr>
          <w:rFonts w:ascii="Times New Roman" w:hAnsi="Times New Roman" w:cs="Times New Roman"/>
        </w:rPr>
        <w:t xml:space="preserve"> similar to </w:t>
      </w:r>
      <w:r w:rsidR="00A33149" w:rsidRPr="00A10CFB">
        <w:rPr>
          <w:rFonts w:ascii="Times New Roman" w:hAnsi="Times New Roman" w:cs="Times New Roman"/>
        </w:rPr>
        <w:lastRenderedPageBreak/>
        <w:t xml:space="preserve">JobiVerse, utilizing the ability of LLMs can help not only </w:t>
      </w:r>
      <w:r w:rsidR="00667460" w:rsidRPr="00A10CFB">
        <w:rPr>
          <w:rFonts w:ascii="Times New Roman" w:hAnsi="Times New Roman" w:cs="Times New Roman"/>
        </w:rPr>
        <w:t>with</w:t>
      </w:r>
      <w:r w:rsidR="00A33149" w:rsidRPr="00A10CFB">
        <w:rPr>
          <w:rFonts w:ascii="Times New Roman" w:hAnsi="Times New Roman" w:cs="Times New Roman"/>
        </w:rPr>
        <w:t xml:space="preserve"> better job matches but </w:t>
      </w:r>
      <w:r w:rsidR="00667460" w:rsidRPr="00A10CFB">
        <w:rPr>
          <w:rFonts w:ascii="Times New Roman" w:hAnsi="Times New Roman" w:cs="Times New Roman"/>
        </w:rPr>
        <w:t>also with</w:t>
      </w:r>
      <w:r w:rsidR="00A33149" w:rsidRPr="00A10CFB">
        <w:rPr>
          <w:rFonts w:ascii="Times New Roman" w:hAnsi="Times New Roman" w:cs="Times New Roman"/>
        </w:rPr>
        <w:t xml:space="preserve"> smarter systems to facilitate users in refining their real time search criteria.</w:t>
      </w:r>
    </w:p>
    <w:p w14:paraId="2938703C" w14:textId="78A01508" w:rsidR="006D716E" w:rsidRPr="00A10CFB" w:rsidRDefault="00A86270" w:rsidP="00BB5248">
      <w:pPr>
        <w:spacing w:line="360" w:lineRule="auto"/>
        <w:jc w:val="both"/>
        <w:rPr>
          <w:rFonts w:ascii="Times New Roman" w:hAnsi="Times New Roman" w:cs="Times New Roman"/>
        </w:rPr>
      </w:pPr>
      <w:r w:rsidRPr="00A10CFB">
        <w:rPr>
          <w:rFonts w:ascii="Times New Roman" w:hAnsi="Times New Roman" w:cs="Times New Roman"/>
        </w:rPr>
        <w:t xml:space="preserve">Accompanying the works of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&lt;EndNote&gt;&lt;Cite&gt;&lt;Author&gt;Upreti&lt;/Author&gt;&lt;Year&gt;2022&lt;/Year&gt;&lt;RecNum&gt;3&lt;/RecNum&gt;&lt;DisplayText&gt;[4]&lt;/DisplayText&gt;&lt;record&gt;&lt;rec-number&gt;3&lt;/rec-number&gt;&lt;foreign-keys&gt;&lt;key app="EN" db-id="a2fxxwes9t90v0ezxsmvvrxuvdfrdf0zppew" timestamp="1730196639"&gt;3&lt;/key&gt;&lt;/foreign-keys&gt;&lt;ref-type name="Book Section"&gt;5&lt;/ref-type&gt;&lt;contributors&gt;&lt;authors&gt;&lt;author&gt;Upreti, Kamal&lt;/author&gt;&lt;author&gt;Mittal, Shikha&lt;/author&gt;&lt;author&gt;Divakaran, Prakash&lt;/author&gt;&lt;author&gt;Vats, Prashant&lt;/author&gt;&lt;author&gt;Bajwa, Manpreet&lt;/author&gt;&lt;author&gt;Singh, Sandeep&lt;/author&gt;&lt;/authors&gt;&lt;/contributors&gt;&lt;titles&gt;&lt;title&gt;A comprehensive framework for online job portals for job recommendation strategies using machine learning techniques&lt;/title&gt;&lt;secondary-title&gt;ICT Infrastructure and Computing: Proceedings of ICT4SD 2022&lt;/secondary-title&gt;&lt;/titles&gt;&lt;pages&gt;729-738&lt;/pages&gt;&lt;dates&gt;&lt;year&gt;2022&lt;/year&gt;&lt;/dates&gt;&lt;publisher&gt;Springer&lt;/publisher&gt;&lt;urls&gt;&lt;/urls&gt;&lt;/record&gt;&lt;/Cite&gt;&lt;/EndNote&gt;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[4]</w:t>
      </w:r>
      <w:r w:rsidR="00A720F1" w:rsidRPr="00A10CFB">
        <w:rPr>
          <w:rFonts w:ascii="Times New Roman" w:hAnsi="Times New Roman" w:cs="Times New Roman"/>
        </w:rPr>
        <w:fldChar w:fldCharType="end"/>
      </w:r>
      <w:r w:rsidRPr="00A10CFB">
        <w:rPr>
          <w:rFonts w:ascii="Times New Roman" w:hAnsi="Times New Roman" w:cs="Times New Roman"/>
        </w:rPr>
        <w:t xml:space="preserve">Upreti et el. And </w:t>
      </w:r>
      <w:r w:rsidR="00470148"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&lt;EndNote&gt;&lt;Cite&gt;&lt;Author&gt;Zhao&lt;/Author&gt;&lt;Year&gt;2023&lt;/Year&gt;&lt;RecNum&gt;5&lt;/RecNum&gt;&lt;DisplayText&gt;[5]&lt;/DisplayText&gt;&lt;record&gt;&lt;rec-number&gt;5&lt;/rec-number&gt;&lt;foreign-keys&gt;&lt;key app="EN" db-id="a2fxxwes9t90v0ezxsmvvrxuvdfrdf0zppew" timestamp="1730203582"&gt;5&lt;/key&gt;&lt;/foreign-keys&gt;&lt;ref-type name="Journal Article"&gt;17&lt;/ref-type&gt;&lt;contributors&gt;&lt;authors&gt;&lt;author&gt;Zhao, Zihuai&lt;/author&gt;&lt;author&gt;Fan, Wenqi&lt;/author&gt;&lt;author&gt;Li, Jiatong&lt;/author&gt;&lt;author&gt;Liu, Yunqing&lt;/author&gt;&lt;author&gt;Mei, Xiaowei&lt;/author&gt;&lt;author&gt;Wang, Yiqi&lt;/author&gt;&lt;author&gt;Wen, Zhen&lt;/author&gt;&lt;author&gt;Wang, Fei&lt;/author&gt;&lt;author&gt;Zhao, Xiangyu&lt;/author&gt;&lt;author&gt;Tang, Jiliang&lt;/author&gt;&lt;/authors&gt;&lt;/contributors&gt;&lt;titles&gt;&lt;title&gt;Recommender systems in the era of large language models (llms)&lt;/title&gt;&lt;secondary-title&gt;arXiv preprint arXiv:2307.02046&lt;/secondary-title&gt;&lt;/titles&gt;&lt;periodical&gt;&lt;full-title&gt;arXiv preprint arXiv:2307.02046&lt;/full-title&gt;&lt;/periodical&gt;&lt;dates&gt;&lt;year&gt;2023&lt;/year&gt;&lt;/dates&gt;&lt;urls&gt;&lt;/urls&gt;&lt;/record&gt;&lt;/Cite&gt;&lt;/EndNote&gt;</w:instrText>
      </w:r>
      <w:r w:rsidR="00470148" w:rsidRPr="00A10CFB">
        <w:rPr>
          <w:rFonts w:ascii="Times New Roman" w:hAnsi="Times New Roman" w:cs="Times New Roman"/>
        </w:rPr>
        <w:fldChar w:fldCharType="separate"/>
      </w:r>
      <w:r w:rsidR="003A2B8B" w:rsidRPr="00A10CFB">
        <w:rPr>
          <w:rFonts w:ascii="Times New Roman" w:hAnsi="Times New Roman" w:cs="Times New Roman"/>
          <w:noProof/>
        </w:rPr>
        <w:t>[5]</w:t>
      </w:r>
      <w:r w:rsidR="00470148" w:rsidRPr="00A10CFB">
        <w:rPr>
          <w:rFonts w:ascii="Times New Roman" w:hAnsi="Times New Roman" w:cs="Times New Roman"/>
        </w:rPr>
        <w:fldChar w:fldCharType="end"/>
      </w:r>
      <w:r w:rsidRPr="00A10CFB">
        <w:rPr>
          <w:rFonts w:ascii="Times New Roman" w:hAnsi="Times New Roman" w:cs="Times New Roman"/>
        </w:rPr>
        <w:t xml:space="preserve">Zhao et el. about the exploration of LLMs,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&lt;EndNote&gt;&lt;Cite&gt;&lt;Author&gt;Hasan&lt;/Author&gt;&lt;Year&gt;2024&lt;/Year&gt;&lt;RecNum&gt;4&lt;/RecNum&gt;&lt;DisplayText&gt;[6]&lt;/DisplayText&gt;&lt;record&gt;&lt;rec-number&gt;4&lt;/rec-number&gt;&lt;foreign-keys&gt;&lt;key app="EN" db-id="a2fxxwes9t90v0ezxsmvvrxuvdfrdf0zppew" timestamp="1730203456"&gt;4&lt;/key&gt;&lt;/foreign-keys&gt;&lt;ref-type name="Journal Article"&gt;17&lt;/ref-type&gt;&lt;contributors&gt;&lt;authors&gt;&lt;author&gt;Hasan, MD Rokibul&lt;/author&gt;&lt;author&gt;Ferdous, Janatul&lt;/author&gt;&lt;/authors&gt;&lt;/contributors&gt;&lt;titles&gt;&lt;title&gt;Dominance of AI and Machine Learning Techniques in Hybrid Movie Recommendation System Applying Text-to-number Conversion and Cosine Similarity Approaches&lt;/title&gt;&lt;secondary-title&gt;Journal of Computer Science and Technology Studies&lt;/secondary-title&gt;&lt;/titles&gt;&lt;periodical&gt;&lt;full-title&gt;Journal of Computer Science and Technology Studies&lt;/full-title&gt;&lt;/periodical&gt;&lt;pages&gt;94-102&lt;/pages&gt;&lt;volume&gt;6&lt;/volume&gt;&lt;number&gt;1&lt;/number&gt;&lt;dates&gt;&lt;year&gt;2024&lt;/year&gt;&lt;/dates&gt;&lt;isbn&gt;2709-104X&lt;/isbn&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[6]</w:t>
      </w:r>
      <w:r w:rsidR="00A720F1" w:rsidRPr="00A10CFB">
        <w:rPr>
          <w:rFonts w:ascii="Times New Roman" w:hAnsi="Times New Roman" w:cs="Times New Roman"/>
        </w:rPr>
        <w:fldChar w:fldCharType="end"/>
      </w:r>
      <w:r w:rsidRPr="00A10CFB">
        <w:rPr>
          <w:rFonts w:ascii="Times New Roman" w:hAnsi="Times New Roman" w:cs="Times New Roman"/>
        </w:rPr>
        <w:t xml:space="preserve">Hasan and Ferdous (2024) designed a hybrid recommendation system developed for movie </w:t>
      </w:r>
      <w:r w:rsidR="00B37EC7" w:rsidRPr="00A10CFB">
        <w:rPr>
          <w:rFonts w:ascii="Times New Roman" w:hAnsi="Times New Roman" w:cs="Times New Roman"/>
        </w:rPr>
        <w:t>recommendations,</w:t>
      </w:r>
      <w:r w:rsidRPr="00A10CFB">
        <w:rPr>
          <w:rFonts w:ascii="Times New Roman" w:hAnsi="Times New Roman" w:cs="Times New Roman"/>
        </w:rPr>
        <w:t xml:space="preserve"> but it is equally beneficial for the recruitment domain. </w:t>
      </w:r>
      <w:r w:rsidR="00B37EC7" w:rsidRPr="00A10CFB">
        <w:rPr>
          <w:rFonts w:ascii="Times New Roman" w:hAnsi="Times New Roman" w:cs="Times New Roman"/>
        </w:rPr>
        <w:t xml:space="preserve">Their framework employs a combination of cosine similarity for semantic matching and text-to-number conversion to structured and unstructured data item and users. Using the Alternating Least Squares (ALS) algorithm, they recorded high accuracy with a Root Mean Square Error (RMSE) of 0.8951. The authors present the importance of repetitive parameter optimization and suggest incorporation of sentiment analysis as a next step to improve model dependability. While their findings are related to entertainment, the methodologies of hybrid strategy have understandable alignment with the recruitment domain that must consider user intent, role fit and emotional alignment with the recommended job. </w:t>
      </w:r>
    </w:p>
    <w:p w14:paraId="4588775B" w14:textId="2A6F2AD0" w:rsidR="006D716E" w:rsidRPr="00A10CFB" w:rsidRDefault="006D716E" w:rsidP="00BB5248">
      <w:pPr>
        <w:spacing w:line="360" w:lineRule="auto"/>
        <w:jc w:val="both"/>
        <w:rPr>
          <w:rFonts w:ascii="Times New Roman" w:hAnsi="Times New Roman" w:cs="Times New Roman"/>
        </w:rPr>
      </w:pPr>
      <w:r w:rsidRPr="00A10CFB">
        <w:rPr>
          <w:rFonts w:ascii="Times New Roman" w:hAnsi="Times New Roman" w:cs="Times New Roman"/>
        </w:rPr>
        <w:t xml:space="preserve">Combined these three works emphasize evolving refinement of AI-powered recommendation systems. These researchers </w:t>
      </w:r>
      <w:r w:rsidR="00EF7C92" w:rsidRPr="00A10CFB">
        <w:rPr>
          <w:rFonts w:ascii="Times New Roman" w:hAnsi="Times New Roman" w:cs="Times New Roman"/>
        </w:rPr>
        <w:t>present</w:t>
      </w:r>
      <w:r w:rsidRPr="00A10CFB">
        <w:rPr>
          <w:rFonts w:ascii="Times New Roman" w:hAnsi="Times New Roman" w:cs="Times New Roman"/>
        </w:rPr>
        <w:t xml:space="preserve"> a clear diversion from traditional filtering systems to</w:t>
      </w:r>
      <w:r w:rsidR="00EF7C92" w:rsidRPr="00A10CFB">
        <w:rPr>
          <w:rFonts w:ascii="Times New Roman" w:hAnsi="Times New Roman" w:cs="Times New Roman"/>
        </w:rPr>
        <w:t>wards the models enhanced by deep contextual understanding and semantic processing, ultimately laying the foundation for intelligent platforms similar to JobiVerse to transform the overall job-seeking experience.</w:t>
      </w:r>
    </w:p>
    <w:p w14:paraId="017F927E" w14:textId="5B77E9F6" w:rsidR="004A1048" w:rsidRPr="00A10CFB" w:rsidRDefault="004A1048" w:rsidP="00BB5248">
      <w:pPr>
        <w:spacing w:line="360" w:lineRule="auto"/>
        <w:rPr>
          <w:rFonts w:ascii="Times New Roman" w:hAnsi="Times New Roman" w:cs="Times New Roman"/>
          <w:b/>
          <w:bCs/>
        </w:rPr>
      </w:pPr>
      <w:r w:rsidRPr="00A10CFB">
        <w:rPr>
          <w:rFonts w:ascii="Times New Roman" w:hAnsi="Times New Roman" w:cs="Times New Roman"/>
          <w:b/>
          <w:bCs/>
        </w:rPr>
        <w:t>Resume Building, Optimization and Screening</w:t>
      </w:r>
    </w:p>
    <w:p w14:paraId="40DB6C82" w14:textId="05A8480A" w:rsidR="00790053" w:rsidRPr="00A10CFB" w:rsidRDefault="00E01DBC" w:rsidP="00BB5248">
      <w:pPr>
        <w:spacing w:line="360" w:lineRule="auto"/>
        <w:jc w:val="both"/>
        <w:rPr>
          <w:rFonts w:ascii="Times New Roman" w:hAnsi="Times New Roman" w:cs="Times New Roman"/>
        </w:rPr>
      </w:pPr>
      <w:r w:rsidRPr="00A10CFB">
        <w:rPr>
          <w:rFonts w:ascii="Times New Roman" w:hAnsi="Times New Roman" w:cs="Times New Roman"/>
        </w:rPr>
        <w:t xml:space="preserve">The transformation of the hiring process into digital hiring system has powered advancements in resume generation tools, specifically the AI-powered and Natural Language Processing (NLP) tools.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&lt;EndNote&gt;&lt;Cite&gt;&lt;Author&gt;Kale&lt;/Author&gt;&lt;Year&gt;2023&lt;/Year&gt;&lt;RecNum&gt;10&lt;/RecNum&gt;&lt;DisplayText&gt;[7]&lt;/DisplayText&gt;&lt;record&gt;&lt;rec-number&gt;10&lt;/rec-number&gt;&lt;foreign-keys&gt;&lt;key app="EN" db-id="a2fxxwes9t90v0ezxsmvvrxuvdfrdf0zppew" timestamp="1744390450"&gt;10&lt;/key&gt;&lt;/foreign-keys&gt;&lt;ref-type name="Conference Proceedings"&gt;10&lt;/ref-type&gt;&lt;contributors&gt;&lt;authors&gt;&lt;author&gt;Kale, Sumedh S&lt;/author&gt;&lt;author&gt;Andreopoulos, William B&lt;/author&gt;&lt;/authors&gt;&lt;/contributors&gt;&lt;titles&gt;&lt;title&gt;Job tailored resume content generation&lt;/title&gt;&lt;secondary-title&gt;2023 IEEE Ninth International Conference on Big Data Computing Service and Applications (BigDataService)&lt;/secondary-title&gt;&lt;/titles&gt;&lt;pages&gt;40-47&lt;/pages&gt;&lt;dates&gt;&lt;year&gt;2023&lt;/year&gt;&lt;/dates&gt;&lt;publisher&gt;IEEE&lt;/publisher&gt;&lt;isbn&gt;9798350333794&lt;/isbn&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[7]</w:t>
      </w:r>
      <w:r w:rsidR="00A720F1" w:rsidRPr="00A10CFB">
        <w:rPr>
          <w:rFonts w:ascii="Times New Roman" w:hAnsi="Times New Roman" w:cs="Times New Roman"/>
        </w:rPr>
        <w:fldChar w:fldCharType="end"/>
      </w:r>
      <w:r w:rsidRPr="00A10CFB">
        <w:rPr>
          <w:rFonts w:ascii="Times New Roman" w:hAnsi="Times New Roman" w:cs="Times New Roman"/>
        </w:rPr>
        <w:t xml:space="preserve">Kale and Andreopoulos (2023) </w:t>
      </w:r>
      <w:r w:rsidR="00444321" w:rsidRPr="00A10CFB">
        <w:rPr>
          <w:rFonts w:ascii="Times New Roman" w:hAnsi="Times New Roman" w:cs="Times New Roman"/>
        </w:rPr>
        <w:t>propose</w:t>
      </w:r>
      <w:r w:rsidRPr="00A10CFB">
        <w:rPr>
          <w:rFonts w:ascii="Times New Roman" w:hAnsi="Times New Roman" w:cs="Times New Roman"/>
        </w:rPr>
        <w:t xml:space="preserve"> a generative resume optimization system that utilizes GPT-2 for tailoring optimized resume content.</w:t>
      </w:r>
      <w:r w:rsidR="00444321" w:rsidRPr="00A10CFB">
        <w:rPr>
          <w:rFonts w:ascii="Times New Roman" w:hAnsi="Times New Roman" w:cs="Times New Roman"/>
        </w:rPr>
        <w:t xml:space="preserve"> The framework gets contextually relevant information from the job description, employment history and candidate’s skillset and uses this collected data to generate resumes that are optimized for Applicant Tracking Systems (ATS) and ready for the application. This framework differs from other systems because of its capacity to dynamically customize resumes at scale, improving recruiter engagement and increasing the number of interview calls. By combining language generation with a user-friendly interface, the platform </w:t>
      </w:r>
      <w:r w:rsidR="00790053" w:rsidRPr="00A10CFB">
        <w:rPr>
          <w:rFonts w:ascii="Times New Roman" w:hAnsi="Times New Roman" w:cs="Times New Roman"/>
        </w:rPr>
        <w:t>allows</w:t>
      </w:r>
      <w:r w:rsidR="00444321" w:rsidRPr="00A10CFB">
        <w:rPr>
          <w:rFonts w:ascii="Times New Roman" w:hAnsi="Times New Roman" w:cs="Times New Roman"/>
        </w:rPr>
        <w:t xml:space="preserve"> </w:t>
      </w:r>
      <w:r w:rsidR="00790053" w:rsidRPr="00A10CFB">
        <w:rPr>
          <w:rFonts w:ascii="Times New Roman" w:hAnsi="Times New Roman" w:cs="Times New Roman"/>
        </w:rPr>
        <w:t xml:space="preserve">users </w:t>
      </w:r>
      <w:r w:rsidR="00444321" w:rsidRPr="00A10CFB">
        <w:rPr>
          <w:rFonts w:ascii="Times New Roman" w:hAnsi="Times New Roman" w:cs="Times New Roman"/>
        </w:rPr>
        <w:t xml:space="preserve">with little to no expertise to tailor </w:t>
      </w:r>
      <w:r w:rsidR="00790053" w:rsidRPr="00A10CFB">
        <w:rPr>
          <w:rFonts w:ascii="Times New Roman" w:hAnsi="Times New Roman" w:cs="Times New Roman"/>
        </w:rPr>
        <w:t xml:space="preserve">optimized resumes. The utilization of NLP in resume generation process ensures resumes are not only well written but also has job specific </w:t>
      </w:r>
      <w:r w:rsidR="00790053" w:rsidRPr="00A10CFB">
        <w:rPr>
          <w:rFonts w:ascii="Times New Roman" w:hAnsi="Times New Roman" w:cs="Times New Roman"/>
        </w:rPr>
        <w:lastRenderedPageBreak/>
        <w:t xml:space="preserve">keywords and structures added, enhancing visibility in automated screening systems.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&lt;EndNote&gt;&lt;Cite&gt;&lt;Author&gt;Kale&lt;/Author&gt;&lt;Year&gt;2023&lt;/Year&gt;&lt;RecNum&gt;10&lt;/RecNum&gt;&lt;DisplayText&gt;[7]&lt;/DisplayText&gt;&lt;record&gt;&lt;rec-number&gt;10&lt;/rec-number&gt;&lt;foreign-keys&gt;&lt;key app="EN" db-id="a2fxxwes9t90v0ezxsmvvrxuvdfrdf0zppew" timestamp="1744390450"&gt;10&lt;/key&gt;&lt;/foreign-keys&gt;&lt;ref-type name="Conference Proceedings"&gt;10&lt;/ref-type&gt;&lt;contributors&gt;&lt;authors&gt;&lt;author&gt;Kale, Sumedh S&lt;/author&gt;&lt;author&gt;Andreopoulos, William B&lt;/author&gt;&lt;/authors&gt;&lt;/contributors&gt;&lt;titles&gt;&lt;title&gt;Job tailored resume content generation&lt;/title&gt;&lt;secondary-title&gt;2023 IEEE Ninth International Conference on Big Data Computing Service and Applications (BigDataService)&lt;/secondary-title&gt;&lt;/titles&gt;&lt;pages&gt;40-47&lt;/pages&gt;&lt;dates&gt;&lt;year&gt;2023&lt;/year&gt;&lt;/dates&gt;&lt;publisher&gt;IEEE&lt;/publisher&gt;&lt;isbn&gt;9798350333794&lt;/isbn&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[7]</w:t>
      </w:r>
      <w:r w:rsidR="00A720F1" w:rsidRPr="00A10CFB">
        <w:rPr>
          <w:rFonts w:ascii="Times New Roman" w:hAnsi="Times New Roman" w:cs="Times New Roman"/>
        </w:rPr>
        <w:fldChar w:fldCharType="end"/>
      </w:r>
      <w:r w:rsidR="00790053" w:rsidRPr="00A10CFB">
        <w:rPr>
          <w:rFonts w:ascii="Times New Roman" w:hAnsi="Times New Roman" w:cs="Times New Roman"/>
        </w:rPr>
        <w:t>Kale and Andreopoulos’ approach are significantly important for platforms like JobiVerse that integrates intelligent content generation to optimize recruitment process.</w:t>
      </w:r>
    </w:p>
    <w:p w14:paraId="34D79FA3" w14:textId="756B4EF9" w:rsidR="00790053" w:rsidRPr="00A10CFB" w:rsidRDefault="00A11538" w:rsidP="00BB5248">
      <w:pPr>
        <w:spacing w:line="360" w:lineRule="auto"/>
        <w:jc w:val="both"/>
        <w:rPr>
          <w:rFonts w:ascii="Times New Roman" w:hAnsi="Times New Roman" w:cs="Times New Roman"/>
        </w:rPr>
      </w:pPr>
      <w:r w:rsidRPr="00A10CFB">
        <w:rPr>
          <w:rFonts w:ascii="Times New Roman" w:hAnsi="Times New Roman" w:cs="Times New Roman"/>
        </w:rPr>
        <w:t xml:space="preserve">Continuing,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&lt;EndNote&gt;&lt;Cite&gt;&lt;Author&gt;Mulla&lt;/Author&gt;&lt;Year&gt;2023&lt;/Year&gt;&lt;RecNum&gt;8&lt;/RecNum&gt;&lt;DisplayText&gt;[8]&lt;/DisplayText&gt;&lt;record&gt;&lt;rec-number&gt;8&lt;/rec-number&gt;&lt;foreign-keys&gt;&lt;key app="EN" db-id="a2fxxwes9t90v0ezxsmvvrxuvdfrdf0zppew" timestamp="1730204882"&gt;8&lt;/key&gt;&lt;/foreign-keys&gt;&lt;ref-type name="Journal Article"&gt;17&lt;/ref-type&gt;&lt;contributors&gt;&lt;authors&gt;&lt;author&gt;Mulla, Aslaan&lt;/author&gt;&lt;author&gt;Khare, Ayushi&lt;/author&gt;&lt;author&gt;Agrawal, Kunjal&lt;/author&gt;&lt;author&gt;Naik, Atman&lt;/author&gt;&lt;/authors&gt;&lt;/contributors&gt;&lt;titles&gt;&lt;title&gt;Resume Builder Application with Automated Job Prediction&lt;/title&gt;&lt;secondary-title&gt;NeuroQuantology&lt;/secondary-title&gt;&lt;/titles&gt;&lt;periodical&gt;&lt;full-title&gt;NeuroQuantology&lt;/full-title&gt;&lt;/periodical&gt;&lt;pages&gt;128&lt;/pages&gt;&lt;volume&gt;21&lt;/volume&gt;&lt;number&gt;1&lt;/number&gt;&lt;dates&gt;&lt;year&gt;2023&lt;/year&gt;&lt;/dates&gt;&lt;isbn&gt;1303-5150&lt;/isbn&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[8]</w:t>
      </w:r>
      <w:r w:rsidR="00A720F1" w:rsidRPr="00A10CFB">
        <w:rPr>
          <w:rFonts w:ascii="Times New Roman" w:hAnsi="Times New Roman" w:cs="Times New Roman"/>
        </w:rPr>
        <w:fldChar w:fldCharType="end"/>
      </w:r>
      <w:r w:rsidRPr="00A10CFB">
        <w:rPr>
          <w:rFonts w:ascii="Times New Roman" w:hAnsi="Times New Roman" w:cs="Times New Roman"/>
        </w:rPr>
        <w:t>Mulla et al. (2023) introduce a resume generator that combines document generation with job prediction capabilities. Their system allows users to input their personal information, education information and professional details, which are then given to a multi-step recommendation engine. The engine then preprocesses the data, then it does similarity-based matching, rescoring and sorting data according to user preferences. Even though the tool lacks extensive customization options and availability of multiple resume templates</w:t>
      </w:r>
      <w:r w:rsidR="00BB742D" w:rsidRPr="00A10CFB">
        <w:rPr>
          <w:rFonts w:ascii="Times New Roman" w:hAnsi="Times New Roman" w:cs="Times New Roman"/>
        </w:rPr>
        <w:t xml:space="preserve">, the system’s practical utility lies in its dual functionality, it not only generates resumes but also suggests relevant available jobs based on user’s profile. This functionality bridges the gap between document generation and job search, modifying the resume from static element to a dynamic job-search facilitator. </w:t>
      </w:r>
      <w:r w:rsidR="00A720F1"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&lt;EndNote&gt;&lt;Cite&gt;&lt;Author&gt;Mulla&lt;/Author&gt;&lt;Year&gt;2023&lt;/Year&gt;&lt;RecNum&gt;8&lt;/RecNum&gt;&lt;DisplayText&gt;[8]&lt;/DisplayText&gt;&lt;record&gt;&lt;rec-number&gt;8&lt;/rec-number&gt;&lt;foreign-keys&gt;&lt;key app="EN" db-id="a2fxxwes9t90v0ezxsmvvrxuvdfrdf0zppew" timestamp="1730204882"&gt;8&lt;/key&gt;&lt;/foreign-keys&gt;&lt;ref-type name="Journal Article"&gt;17&lt;/ref-type&gt;&lt;contributors&gt;&lt;authors&gt;&lt;author&gt;Mulla, Aslaan&lt;/author&gt;&lt;author&gt;Khare, Ayushi&lt;/author&gt;&lt;author&gt;Agrawal, Kunjal&lt;/author&gt;&lt;author&gt;Naik, Atman&lt;/author&gt;&lt;/authors&gt;&lt;/contributors&gt;&lt;titles&gt;&lt;title&gt;Resume Builder Application with Automated Job Prediction&lt;/title&gt;&lt;secondary-title&gt;NeuroQuantology&lt;/secondary-title&gt;&lt;/titles&gt;&lt;periodical&gt;&lt;full-title&gt;NeuroQuantology&lt;/full-title&gt;&lt;/periodical&gt;&lt;pages&gt;128&lt;/pages&gt;&lt;volume&gt;21&lt;/volume&gt;&lt;number&gt;1&lt;/number&gt;&lt;dates&gt;&lt;year&gt;2023&lt;/year&gt;&lt;/dates&gt;&lt;isbn&gt;1303-5150&lt;/isbn&gt;&lt;urls&gt;&lt;/urls&gt;&lt;/record&gt;&lt;/Cite&gt;&lt;/EndNote&gt;</w:instrText>
      </w:r>
      <w:r w:rsidR="00A720F1" w:rsidRPr="00A10CFB">
        <w:rPr>
          <w:rFonts w:ascii="Times New Roman" w:hAnsi="Times New Roman" w:cs="Times New Roman"/>
        </w:rPr>
        <w:fldChar w:fldCharType="separate"/>
      </w:r>
      <w:r w:rsidR="003A2B8B" w:rsidRPr="00A10CFB">
        <w:rPr>
          <w:rFonts w:ascii="Times New Roman" w:hAnsi="Times New Roman" w:cs="Times New Roman"/>
          <w:noProof/>
        </w:rPr>
        <w:t>[8]</w:t>
      </w:r>
      <w:r w:rsidR="00A720F1" w:rsidRPr="00A10CFB">
        <w:rPr>
          <w:rFonts w:ascii="Times New Roman" w:hAnsi="Times New Roman" w:cs="Times New Roman"/>
        </w:rPr>
        <w:fldChar w:fldCharType="end"/>
      </w:r>
      <w:r w:rsidR="00BB742D" w:rsidRPr="00A10CFB">
        <w:rPr>
          <w:rFonts w:ascii="Times New Roman" w:hAnsi="Times New Roman" w:cs="Times New Roman"/>
        </w:rPr>
        <w:t>Mulla et al. ’s tool is free and easy to use, making is helpful for people starting their journey as job seekers or for the institution supporting workforce development. The vision they present aligns with the bigger goal of JobiVerse, which plans to build a platform that interconnects resume building, job recommendation and candidate screening.</w:t>
      </w:r>
    </w:p>
    <w:p w14:paraId="3236ABEF" w14:textId="30E953BA" w:rsidR="00962ACD" w:rsidRPr="00A10CFB" w:rsidRDefault="00962ACD" w:rsidP="00BB5248">
      <w:pPr>
        <w:spacing w:line="360" w:lineRule="auto"/>
        <w:jc w:val="both"/>
        <w:rPr>
          <w:rFonts w:ascii="Times New Roman" w:hAnsi="Times New Roman" w:cs="Times New Roman"/>
        </w:rPr>
      </w:pPr>
      <w:r w:rsidRPr="00A10CFB">
        <w:rPr>
          <w:rFonts w:ascii="Times New Roman" w:hAnsi="Times New Roman" w:cs="Times New Roman"/>
        </w:rPr>
        <w:t xml:space="preserve">Adding an additional layer of innovation to resume processing, </w:t>
      </w:r>
      <w:r w:rsidR="00746B95" w:rsidRPr="00A10CFB">
        <w:rPr>
          <w:rFonts w:ascii="Times New Roman" w:hAnsi="Times New Roman" w:cs="Times New Roman"/>
        </w:rPr>
        <w:fldChar w:fldCharType="begin"/>
      </w:r>
      <w:r w:rsidR="003A2B8B" w:rsidRPr="00A10CFB">
        <w:rPr>
          <w:rFonts w:ascii="Times New Roman" w:hAnsi="Times New Roman" w:cs="Times New Roman"/>
        </w:rPr>
        <w:instrText xml:space="preserve"> ADDIN EN.CITE &lt;EndNote&gt;&lt;Cite&gt;&lt;Author&gt;Tijare&lt;/Author&gt;&lt;Year&gt;2023&lt;/Year&gt;&lt;RecNum&gt;9&lt;/RecNum&gt;&lt;DisplayText&gt;[9]&lt;/DisplayText&gt;&lt;record&gt;&lt;rec-number&gt;9&lt;/rec-number&gt;&lt;foreign-keys&gt;&lt;key app="EN" db-id="a2fxxwes9t90v0ezxsmvvrxuvdfrdf0zppew" timestamp="1730205303"&gt;9&lt;/key&gt;&lt;/foreign-keys&gt;&lt;ref-type name="Conference Proceedings"&gt;10&lt;/ref-type&gt;&lt;contributors&gt;&lt;authors&gt;&lt;author&gt;Tijare, Poonam&lt;/author&gt;&lt;author&gt;Waseem, Mohammed&lt;/author&gt;&lt;author&gt;Sherani, Mohd Azaan&lt;/author&gt;&lt;author&gt;Krishna, Kornipalli Sampath Kumargari Sai&lt;/author&gt;&lt;author&gt;Kavitha, P&lt;/author&gt;&lt;/authors&gt;&lt;/contributors&gt;&lt;titles&gt;&lt;title&gt;A smart resume screening tool for customized shortlisting&lt;/title&gt;&lt;secondary-title&gt;ITM Web of Conferences&lt;/secondary-title&gt;&lt;/titles&gt;&lt;pages&gt;04001&lt;/pages&gt;&lt;volume&gt;56&lt;/volume&gt;&lt;dates&gt;&lt;year&gt;2023&lt;/year&gt;&lt;/dates&gt;&lt;publisher&gt;EDP Sciences&lt;/publisher&gt;&lt;isbn&gt;2271-2097&lt;/isbn&gt;&lt;urls&gt;&lt;/urls&gt;&lt;/record&gt;&lt;/Cite&gt;&lt;/EndNote&gt;</w:instrText>
      </w:r>
      <w:r w:rsidR="00746B95" w:rsidRPr="00A10CFB">
        <w:rPr>
          <w:rFonts w:ascii="Times New Roman" w:hAnsi="Times New Roman" w:cs="Times New Roman"/>
        </w:rPr>
        <w:fldChar w:fldCharType="separate"/>
      </w:r>
      <w:r w:rsidR="003A2B8B" w:rsidRPr="00A10CFB">
        <w:rPr>
          <w:rFonts w:ascii="Times New Roman" w:hAnsi="Times New Roman" w:cs="Times New Roman"/>
          <w:noProof/>
        </w:rPr>
        <w:t>[9]</w:t>
      </w:r>
      <w:r w:rsidR="00746B95" w:rsidRPr="00A10CFB">
        <w:rPr>
          <w:rFonts w:ascii="Times New Roman" w:hAnsi="Times New Roman" w:cs="Times New Roman"/>
        </w:rPr>
        <w:fldChar w:fldCharType="end"/>
      </w:r>
      <w:r w:rsidRPr="00A10CFB">
        <w:rPr>
          <w:rFonts w:ascii="Times New Roman" w:hAnsi="Times New Roman" w:cs="Times New Roman"/>
        </w:rPr>
        <w:t xml:space="preserve">Tijare et al. (2023) presents a system for smart resume screening that automates the extraction of resume components and then their classification using advanced AI techniques. Their system employs BERT for name recognition and customized entity tagging, allowing the system to achieve over 90% accuracy in browsing through contact details, education, experience and skillset. This highly </w:t>
      </w:r>
      <w:r w:rsidR="00BB444C" w:rsidRPr="00A10CFB">
        <w:rPr>
          <w:rFonts w:ascii="Times New Roman" w:hAnsi="Times New Roman" w:cs="Times New Roman"/>
        </w:rPr>
        <w:t>précised</w:t>
      </w:r>
      <w:r w:rsidRPr="00A10CFB">
        <w:rPr>
          <w:rFonts w:ascii="Times New Roman" w:hAnsi="Times New Roman" w:cs="Times New Roman"/>
        </w:rPr>
        <w:t xml:space="preserve"> parsing is </w:t>
      </w:r>
      <w:r w:rsidR="00BB444C" w:rsidRPr="00A10CFB">
        <w:rPr>
          <w:rFonts w:ascii="Times New Roman" w:hAnsi="Times New Roman" w:cs="Times New Roman"/>
        </w:rPr>
        <w:t>very important for large enterprises or recruitment agencies that have to handle thousands of applications. Additionally, the ability of the tool to support multiple file formats and reduce human involvement makes it an ideal system to be integrated with larger AI recruitment ecosystems. With the current system focusing on English language resumes, the authors propose future work on the integration of multilingual support and further refinements in classification. This work emphasizes the importance of AI-powered parsing as a foundational capability for larger platforms like JobiVerse, which have to efficiently process resumes before applying deeper analytics.</w:t>
      </w:r>
    </w:p>
    <w:p w14:paraId="5E8CA1D9" w14:textId="277EED86" w:rsidR="00BB444C" w:rsidRPr="00A10CFB" w:rsidRDefault="003A2B8B" w:rsidP="00BB5248">
      <w:pPr>
        <w:spacing w:line="360" w:lineRule="auto"/>
        <w:jc w:val="both"/>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EN.CITE &lt;EndNote&gt;&lt;Cite&gt;&lt;Author&gt;Mishra&lt;/Author&gt;&lt;Year&gt;2024&lt;/Year&gt;&lt;RecNum&gt;3&lt;/RecNum&gt;&lt;DisplayText&gt;[10]&lt;/DisplayText&gt;&lt;record&gt;&lt;rec-number&gt;3&lt;/rec-number&gt;&lt;foreign-keys&gt;&lt;key app="EN" db-id="xvfaat2xldaafuevd9m59vdr9paa0s5tastx" timestamp="1744648243"&gt;3&lt;/key&gt;&lt;/foreign-keys&gt;&lt;ref-type name="Conference Proceedings"&gt;10&lt;/ref-type&gt;&lt;contributors&gt;&lt;authors&gt;&lt;author&gt;Mishra, Abhishek&lt;/author&gt;&lt;author&gt;Singh, Siddharth&lt;/author&gt;&lt;author&gt;Jisha, RC&lt;/author&gt;&lt;/authors&gt;&lt;/contributors&gt;&lt;titles&gt;&lt;title&gt;AI-Powered Model for Intelligent Resume Recommendation and Feedback&lt;/title&gt;&lt;secondary-title&gt;2024 15th International Conference on Computing Communication and Networking Technologies (ICCCNT)&lt;/secondary-title&gt;&lt;/titles&gt;&lt;pages&gt;1-6&lt;/pages&gt;&lt;dates&gt;&lt;year&gt;2024&lt;/year&gt;&lt;/dates&gt;&lt;publisher&gt;IEEE&lt;/publisher&gt;&lt;isbn&gt;9798350370249&lt;/isbn&gt;&lt;urls&gt;&lt;/urls&gt;&lt;/record&gt;&lt;/Cite&gt;&lt;/EndNote&gt;</w:instrText>
      </w:r>
      <w:r w:rsidRPr="00A10CFB">
        <w:rPr>
          <w:rFonts w:ascii="Times New Roman" w:hAnsi="Times New Roman" w:cs="Times New Roman"/>
        </w:rPr>
        <w:fldChar w:fldCharType="separate"/>
      </w:r>
      <w:r w:rsidRPr="00A10CFB">
        <w:rPr>
          <w:rFonts w:ascii="Times New Roman" w:hAnsi="Times New Roman" w:cs="Times New Roman"/>
          <w:noProof/>
        </w:rPr>
        <w:t>[10]</w:t>
      </w:r>
      <w:r w:rsidRPr="00A10CFB">
        <w:rPr>
          <w:rFonts w:ascii="Times New Roman" w:hAnsi="Times New Roman" w:cs="Times New Roman"/>
        </w:rPr>
        <w:fldChar w:fldCharType="end"/>
      </w:r>
      <w:r w:rsidR="0005033E" w:rsidRPr="00A10CFB">
        <w:rPr>
          <w:rFonts w:ascii="Times New Roman" w:hAnsi="Times New Roman" w:cs="Times New Roman"/>
        </w:rPr>
        <w:t xml:space="preserve">Mishra, Singh and Jisha (2024) take a more comprehensive step towards resume analysis by mixing BERT based understanding with job recommendation and feedback system. Their model </w:t>
      </w:r>
      <w:r w:rsidR="0005033E" w:rsidRPr="00A10CFB">
        <w:rPr>
          <w:rFonts w:ascii="Times New Roman" w:hAnsi="Times New Roman" w:cs="Times New Roman"/>
        </w:rPr>
        <w:lastRenderedPageBreak/>
        <w:t xml:space="preserve">expands beyond just keyword matching by interpreting the general semantics and contextual relevance between resume content and job descriptions. One of the unique features of their work was its ability to give personalized feedback to users, highlighting mismatches and gaps in resume relative to specific job postings. This feedback provided can help users in refining their documents and upskilling as needed. </w:t>
      </w:r>
      <w:r w:rsidR="00295B15" w:rsidRPr="00A10CFB">
        <w:rPr>
          <w:rFonts w:ascii="Times New Roman" w:hAnsi="Times New Roman" w:cs="Times New Roman"/>
        </w:rPr>
        <w:t>Moreover, their system includes predictive analytics tools that identifies upcoming job opportunities aligning with the user’s skills and employment history. This not only helps users find immediate opening but also gives them motivation to strategically shape their long-term career paths. Mishra et al. ’s work highlights how AI can enhance the quality of resumes but can also enhance the adaptability of their resume. Their work simplifies the vision of platforms like JobiVerse that seek to unify resume optimization and career growth.</w:t>
      </w:r>
    </w:p>
    <w:p w14:paraId="2AC393EA" w14:textId="635BFDDE" w:rsidR="00393350" w:rsidRPr="00A10CFB" w:rsidRDefault="00393350" w:rsidP="00BB5248">
      <w:pPr>
        <w:spacing w:line="360" w:lineRule="auto"/>
        <w:jc w:val="both"/>
        <w:rPr>
          <w:rFonts w:ascii="Times New Roman" w:hAnsi="Times New Roman" w:cs="Times New Roman"/>
        </w:rPr>
      </w:pPr>
      <w:r w:rsidRPr="00A10CFB">
        <w:rPr>
          <w:rFonts w:ascii="Times New Roman" w:hAnsi="Times New Roman" w:cs="Times New Roman"/>
        </w:rPr>
        <w:t xml:space="preserve">Together the above four research works reflect the modification of resume related tools for static generators to AI-powered and interactive models. They represent </w:t>
      </w:r>
      <w:r w:rsidR="0016576E" w:rsidRPr="00A10CFB">
        <w:rPr>
          <w:rFonts w:ascii="Times New Roman" w:hAnsi="Times New Roman" w:cs="Times New Roman"/>
        </w:rPr>
        <w:t>a spectrum</w:t>
      </w:r>
      <w:r w:rsidRPr="00A10CFB">
        <w:rPr>
          <w:rFonts w:ascii="Times New Roman" w:hAnsi="Times New Roman" w:cs="Times New Roman"/>
        </w:rPr>
        <w:t xml:space="preserve"> of capabilities, from GPT-based content generation to BERT-powered parsing and recommendation systems. When integrated, these systems can serve as the technological core of AI-based platforms similar to JobiVerse. These systems not only function as an independent system, but they can work when combined together to offer personalized, real-time guidance and support throughout a user’s job seeking journey.</w:t>
      </w:r>
    </w:p>
    <w:p w14:paraId="2510EA44" w14:textId="6E017ADB" w:rsidR="00393350" w:rsidRPr="00A10CFB" w:rsidRDefault="0016576E" w:rsidP="00BB5248">
      <w:pPr>
        <w:spacing w:line="360" w:lineRule="auto"/>
        <w:rPr>
          <w:rFonts w:ascii="Times New Roman" w:hAnsi="Times New Roman" w:cs="Times New Roman"/>
          <w:b/>
          <w:bCs/>
        </w:rPr>
      </w:pPr>
      <w:r w:rsidRPr="00A10CFB">
        <w:rPr>
          <w:rFonts w:ascii="Times New Roman" w:hAnsi="Times New Roman" w:cs="Times New Roman"/>
          <w:b/>
          <w:bCs/>
        </w:rPr>
        <w:t>Fairness, Bias and Ethical Consideration in AI-Based Systems</w:t>
      </w:r>
    </w:p>
    <w:p w14:paraId="199BC779" w14:textId="6C0823BB" w:rsidR="009D534E" w:rsidRPr="00A10CFB" w:rsidRDefault="003A2B8B" w:rsidP="00BB5248">
      <w:pPr>
        <w:spacing w:line="360" w:lineRule="auto"/>
        <w:jc w:val="both"/>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EN.CITE &lt;EndNote&gt;&lt;Cite&gt;&lt;Author&gt;Chen&lt;/Author&gt;&lt;Year&gt;2023&lt;/Year&gt;&lt;RecNum&gt;6&lt;/RecNum&gt;&lt;DisplayText&gt;[11]&lt;/DisplayText&gt;&lt;record&gt;&lt;rec-number&gt;6&lt;/rec-number&gt;&lt;foreign-keys&gt;&lt;key app="EN" db-id="a2fxxwes9t90v0ezxsmvvrxuvdfrdf0zppew" timestamp="1730203719"&gt;6&lt;/key&gt;&lt;/foreign-keys&gt;&lt;ref-type name="Journal Article"&gt;17&lt;/ref-type&gt;&lt;contributors&gt;&lt;authors&gt;&lt;author&gt;Chen, Jiawei&lt;/author&gt;&lt;author&gt;Dong, Hande&lt;/author&gt;&lt;author&gt;Wang, Xiang&lt;/author&gt;&lt;author&gt;Feng, Fuli&lt;/author&gt;&lt;author&gt;Wang, Meng&lt;/author&gt;&lt;author&gt;He, Xiangnan&lt;/author&gt;&lt;/authors&gt;&lt;/contributors&gt;&lt;titles&gt;&lt;title&gt;Bias and debias in recommender system: A survey and future directions&lt;/title&gt;&lt;secondary-title&gt;ACM Transactions on Information Systems&lt;/secondary-title&gt;&lt;/titles&gt;&lt;periodical&gt;&lt;full-title&gt;ACM Transactions on Information Systems&lt;/full-title&gt;&lt;/periodical&gt;&lt;pages&gt;1-39&lt;/pages&gt;&lt;volume&gt;41&lt;/volume&gt;&lt;number&gt;3&lt;/number&gt;&lt;dates&gt;&lt;year&gt;2023&lt;/year&gt;&lt;/dates&gt;&lt;isbn&gt;1046-8188&lt;/isbn&gt;&lt;urls&gt;&lt;/urls&gt;&lt;/record&gt;&lt;/Cite&gt;&lt;/EndNote&gt;</w:instrText>
      </w:r>
      <w:r w:rsidRPr="00A10CFB">
        <w:rPr>
          <w:rFonts w:ascii="Times New Roman" w:hAnsi="Times New Roman" w:cs="Times New Roman"/>
        </w:rPr>
        <w:fldChar w:fldCharType="separate"/>
      </w:r>
      <w:r w:rsidRPr="00A10CFB">
        <w:rPr>
          <w:rFonts w:ascii="Times New Roman" w:hAnsi="Times New Roman" w:cs="Times New Roman"/>
          <w:noProof/>
        </w:rPr>
        <w:t>[11]</w:t>
      </w:r>
      <w:r w:rsidRPr="00A10CFB">
        <w:rPr>
          <w:rFonts w:ascii="Times New Roman" w:hAnsi="Times New Roman" w:cs="Times New Roman"/>
        </w:rPr>
        <w:fldChar w:fldCharType="end"/>
      </w:r>
      <w:r w:rsidR="009D534E" w:rsidRPr="00A10CFB">
        <w:rPr>
          <w:rFonts w:ascii="Times New Roman" w:hAnsi="Times New Roman" w:cs="Times New Roman"/>
        </w:rPr>
        <w:t>Chen et al. (2023) presents an important analysis of bias in recommendation systems, highlighting seven primary types and offering and organized taxonomy of debiasing techniques. The work proclaims that as recommendation systems become more integrated into crucial areas like recruitment, the risks associated with biased decision-making become extremely prominent. These issues call for more transparent models and rigorous real-world testing to bridge the gap between conceptual fairness and practical outcomes. Their findings underscore the need for bias-intelligent algorithm design and development, which is important for platforms like JobiVerse that aim to build trust with user base.</w:t>
      </w:r>
    </w:p>
    <w:p w14:paraId="4EB391AF" w14:textId="2A9F2020" w:rsidR="009D534E" w:rsidRPr="00A10CFB" w:rsidRDefault="00746B95" w:rsidP="00BB5248">
      <w:pPr>
        <w:spacing w:line="360" w:lineRule="auto"/>
        <w:jc w:val="both"/>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EN.CITE &lt;EndNote&gt;&lt;Cite&gt;&lt;Author&gt;Ajunwa&lt;/Author&gt;&lt;Year&gt;2019&lt;/Year&gt;&lt;RecNum&gt;1&lt;/RecNum&gt;&lt;DisplayText&gt;[1]&lt;/DisplayText&gt;&lt;record&gt;&lt;rec-number&gt;1&lt;/rec-number&gt;&lt;foreign-keys&gt;&lt;key app="EN" db-id="a2fxxwes9t90v0ezxsmvvrxuvdfrdf0zppew" timestamp="1730196622"&gt;1&lt;/key&gt;&lt;/foreign-keys&gt;&lt;ref-type name="Book Section"&gt;5&lt;/ref-type&gt;&lt;contributors&gt;&lt;authors&gt;&lt;author&gt;Ajunwa, Ifeoma&lt;/author&gt;&lt;author&gt;Greene, Daniel&lt;/author&gt;&lt;/authors&gt;&lt;/contributors&gt;&lt;titles&gt;&lt;title&gt;Platforms at work: Automated hiring platforms and other new intermediaries in the organization of work&lt;/title&gt;&lt;secondary-title&gt;Work and labor in the digital age&lt;/secondary-title&gt;&lt;/titles&gt;&lt;pages&gt;61-91&lt;/pages&gt;&lt;volume&gt;33&lt;/volume&gt;&lt;dates&gt;&lt;year&gt;2019&lt;/year&gt;&lt;/dates&gt;&lt;publisher&gt;Emerald Publishing Limited&lt;/publisher&gt;&lt;isbn&gt;1789735866&lt;/isbn&gt;&lt;urls&gt;&lt;/urls&gt;&lt;/record&gt;&lt;/Cite&gt;&lt;/EndNote&gt;</w:instrText>
      </w:r>
      <w:r w:rsidRPr="00A10CFB">
        <w:rPr>
          <w:rFonts w:ascii="Times New Roman" w:hAnsi="Times New Roman" w:cs="Times New Roman"/>
        </w:rPr>
        <w:fldChar w:fldCharType="separate"/>
      </w:r>
      <w:r w:rsidRPr="00A10CFB">
        <w:rPr>
          <w:rFonts w:ascii="Times New Roman" w:hAnsi="Times New Roman" w:cs="Times New Roman"/>
          <w:noProof/>
        </w:rPr>
        <w:t>[1]</w:t>
      </w:r>
      <w:r w:rsidRPr="00A10CFB">
        <w:rPr>
          <w:rFonts w:ascii="Times New Roman" w:hAnsi="Times New Roman" w:cs="Times New Roman"/>
        </w:rPr>
        <w:fldChar w:fldCharType="end"/>
      </w:r>
      <w:r w:rsidR="00625913" w:rsidRPr="00A10CFB">
        <w:rPr>
          <w:rFonts w:ascii="Times New Roman" w:hAnsi="Times New Roman" w:cs="Times New Roman"/>
        </w:rPr>
        <w:t xml:space="preserve">Ajunwa and Greene (2019) also addressed these concerns in their work by examining how AHPs can reduce or elevate the workplace inequalities because these models depend on the historical data that can have outcomes of biases. Their work asks for a more regulatory approach toward automation of hiring, ensuring that efficiency does not come at the expense of fairness and </w:t>
      </w:r>
      <w:r w:rsidR="00625913" w:rsidRPr="00A10CFB">
        <w:rPr>
          <w:rFonts w:ascii="Times New Roman" w:hAnsi="Times New Roman" w:cs="Times New Roman"/>
        </w:rPr>
        <w:lastRenderedPageBreak/>
        <w:t>equality. Together, these works form a strong basis for ethical considerations in the deployment of AI in recruitment.</w:t>
      </w:r>
      <w:r w:rsidR="009D534E" w:rsidRPr="00A10CFB">
        <w:rPr>
          <w:rFonts w:ascii="Times New Roman" w:hAnsi="Times New Roman" w:cs="Times New Roman"/>
        </w:rPr>
        <w:t xml:space="preserve"> </w:t>
      </w:r>
    </w:p>
    <w:p w14:paraId="738C7619" w14:textId="68229F6E" w:rsidR="00A714A7" w:rsidRPr="00A10CFB" w:rsidRDefault="00A714A7" w:rsidP="00BB5248">
      <w:pPr>
        <w:spacing w:line="360" w:lineRule="auto"/>
        <w:rPr>
          <w:rFonts w:ascii="Times New Roman" w:hAnsi="Times New Roman" w:cs="Times New Roman"/>
          <w:b/>
          <w:bCs/>
        </w:rPr>
      </w:pPr>
      <w:r w:rsidRPr="00A10CFB">
        <w:rPr>
          <w:rFonts w:ascii="Times New Roman" w:hAnsi="Times New Roman" w:cs="Times New Roman"/>
          <w:b/>
          <w:bCs/>
        </w:rPr>
        <w:t>AI-Powered Interview Platforms and Candidate Assessments</w:t>
      </w:r>
    </w:p>
    <w:p w14:paraId="487B232A" w14:textId="6CE2D708" w:rsidR="002D475E" w:rsidRPr="00A10CFB" w:rsidRDefault="003A2B8B" w:rsidP="00BB5248">
      <w:pPr>
        <w:spacing w:line="360" w:lineRule="auto"/>
        <w:jc w:val="both"/>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EN.CITE &lt;EndNote&gt;&lt;Cite&gt;&lt;Author&gt;Sanghavi&lt;/Author&gt;&lt;RecNum&gt;1&lt;/RecNum&gt;&lt;DisplayText&gt;[12]&lt;/DisplayText&gt;&lt;record&gt;&lt;rec-number&gt;1&lt;/rec-number&gt;&lt;foreign-keys&gt;&lt;key app="EN" db-id="xvfaat2xldaafuevd9m59vdr9paa0s5tastx" timestamp="1744648231"&gt;1&lt;/key&gt;&lt;/foreign-keys&gt;&lt;ref-type name="Journal Article"&gt;17&lt;/ref-type&gt;&lt;contributors&gt;&lt;authors&gt;&lt;author&gt;Sanghavi, KM&lt;/author&gt;&lt;author&gt;Borse, Pranita&lt;/author&gt;&lt;author&gt;Gandhakse, Sanjeevani&lt;/author&gt;&lt;/authors&gt;&lt;/contributors&gt;&lt;titles&gt;&lt;title&gt;SMART Interview System&lt;/title&gt;&lt;secondary-title&gt;JOURNAL OF TECHNICAL EDUCATION&lt;/secondary-title&gt;&lt;/titles&gt;&lt;periodical&gt;&lt;full-title&gt;JOURNAL OF TECHNICAL EDUCATION&lt;/full-title&gt;&lt;/periodical&gt;&lt;pages&gt;180&lt;/pages&gt;&lt;dates&gt;&lt;/dates&gt;&lt;urls&gt;&lt;/urls&gt;&lt;/record&gt;&lt;/Cite&gt;&lt;/EndNote&gt;</w:instrText>
      </w:r>
      <w:r w:rsidRPr="00A10CFB">
        <w:rPr>
          <w:rFonts w:ascii="Times New Roman" w:hAnsi="Times New Roman" w:cs="Times New Roman"/>
        </w:rPr>
        <w:fldChar w:fldCharType="separate"/>
      </w:r>
      <w:r w:rsidRPr="00A10CFB">
        <w:rPr>
          <w:rFonts w:ascii="Times New Roman" w:hAnsi="Times New Roman" w:cs="Times New Roman"/>
          <w:noProof/>
        </w:rPr>
        <w:t>[12]</w:t>
      </w:r>
      <w:r w:rsidRPr="00A10CFB">
        <w:rPr>
          <w:rFonts w:ascii="Times New Roman" w:hAnsi="Times New Roman" w:cs="Times New Roman"/>
        </w:rPr>
        <w:fldChar w:fldCharType="end"/>
      </w:r>
      <w:r w:rsidR="002D475E" w:rsidRPr="00A10CFB">
        <w:rPr>
          <w:rFonts w:ascii="Times New Roman" w:hAnsi="Times New Roman" w:cs="Times New Roman"/>
        </w:rPr>
        <w:t>Sanghavi et al. (2024) presents the SAMRT Interview System, an AI-based recruitment robot with integrated speech recognition technology, NLP and social collaboration tools. The model serves multiple functions:</w:t>
      </w:r>
    </w:p>
    <w:p w14:paraId="1BBC06FF" w14:textId="15CBDF8E" w:rsidR="002D475E" w:rsidRPr="00A10CFB" w:rsidRDefault="002D475E" w:rsidP="00BB5248">
      <w:pPr>
        <w:pStyle w:val="ListParagraph"/>
        <w:numPr>
          <w:ilvl w:val="0"/>
          <w:numId w:val="19"/>
        </w:numPr>
        <w:spacing w:line="360" w:lineRule="auto"/>
        <w:jc w:val="both"/>
        <w:rPr>
          <w:rFonts w:ascii="Times New Roman" w:hAnsi="Times New Roman" w:cs="Times New Roman"/>
        </w:rPr>
      </w:pPr>
      <w:r w:rsidRPr="00A10CFB">
        <w:rPr>
          <w:rFonts w:ascii="Times New Roman" w:hAnsi="Times New Roman" w:cs="Times New Roman"/>
        </w:rPr>
        <w:t xml:space="preserve">It acts as </w:t>
      </w:r>
      <w:r w:rsidR="00304286" w:rsidRPr="00A10CFB">
        <w:rPr>
          <w:rFonts w:ascii="Times New Roman" w:hAnsi="Times New Roman" w:cs="Times New Roman"/>
        </w:rPr>
        <w:t>concierge.</w:t>
      </w:r>
    </w:p>
    <w:p w14:paraId="30E5E465" w14:textId="7DD9562C" w:rsidR="00304286" w:rsidRPr="00A10CFB" w:rsidRDefault="00304286" w:rsidP="00BB5248">
      <w:pPr>
        <w:pStyle w:val="ListParagraph"/>
        <w:numPr>
          <w:ilvl w:val="0"/>
          <w:numId w:val="19"/>
        </w:numPr>
        <w:spacing w:line="360" w:lineRule="auto"/>
        <w:jc w:val="both"/>
        <w:rPr>
          <w:rFonts w:ascii="Times New Roman" w:hAnsi="Times New Roman" w:cs="Times New Roman"/>
        </w:rPr>
      </w:pPr>
      <w:r w:rsidRPr="00A10CFB">
        <w:rPr>
          <w:rFonts w:ascii="Times New Roman" w:hAnsi="Times New Roman" w:cs="Times New Roman"/>
        </w:rPr>
        <w:t>It conducts interviews.</w:t>
      </w:r>
    </w:p>
    <w:p w14:paraId="0632DCE6" w14:textId="062E546A" w:rsidR="00304286" w:rsidRPr="00A10CFB" w:rsidRDefault="00304286" w:rsidP="00BB5248">
      <w:pPr>
        <w:pStyle w:val="ListParagraph"/>
        <w:numPr>
          <w:ilvl w:val="0"/>
          <w:numId w:val="19"/>
        </w:numPr>
        <w:spacing w:line="360" w:lineRule="auto"/>
        <w:jc w:val="both"/>
        <w:rPr>
          <w:rFonts w:ascii="Times New Roman" w:hAnsi="Times New Roman" w:cs="Times New Roman"/>
        </w:rPr>
      </w:pPr>
      <w:r w:rsidRPr="00A10CFB">
        <w:rPr>
          <w:rFonts w:ascii="Times New Roman" w:hAnsi="Times New Roman" w:cs="Times New Roman"/>
        </w:rPr>
        <w:t>It also tutors candidates.</w:t>
      </w:r>
    </w:p>
    <w:p w14:paraId="6805652E" w14:textId="246BA24B" w:rsidR="00304286" w:rsidRPr="00A10CFB" w:rsidRDefault="00304286" w:rsidP="00BB5248">
      <w:pPr>
        <w:spacing w:line="360" w:lineRule="auto"/>
        <w:jc w:val="both"/>
        <w:rPr>
          <w:rFonts w:ascii="Times New Roman" w:hAnsi="Times New Roman" w:cs="Times New Roman"/>
        </w:rPr>
      </w:pPr>
      <w:r w:rsidRPr="00A10CFB">
        <w:rPr>
          <w:rFonts w:ascii="Times New Roman" w:hAnsi="Times New Roman" w:cs="Times New Roman"/>
        </w:rPr>
        <w:t xml:space="preserve">Using simulated interviews, it evaluates the candidate’s performance based on user’s performance and also provides real time feedback to the candidate. This multi-functional design shows the potential for AI that can enhance the experience for both recruiters and job seekers enhancing </w:t>
      </w:r>
      <w:r w:rsidR="00255297" w:rsidRPr="00A10CFB">
        <w:rPr>
          <w:rFonts w:ascii="Times New Roman" w:hAnsi="Times New Roman" w:cs="Times New Roman"/>
        </w:rPr>
        <w:t>recruiters’</w:t>
      </w:r>
      <w:r w:rsidRPr="00A10CFB">
        <w:rPr>
          <w:rFonts w:ascii="Times New Roman" w:hAnsi="Times New Roman" w:cs="Times New Roman"/>
        </w:rPr>
        <w:t xml:space="preserve"> productivity and candidate’s preparation, aligning well with the features for future enhancements of JobiVerse.</w:t>
      </w:r>
    </w:p>
    <w:p w14:paraId="6B04D33D" w14:textId="5F9BEAB1" w:rsidR="00304286" w:rsidRPr="00A10CFB" w:rsidRDefault="00255297" w:rsidP="00BB5248">
      <w:pPr>
        <w:spacing w:line="360" w:lineRule="auto"/>
        <w:rPr>
          <w:rFonts w:ascii="Times New Roman" w:hAnsi="Times New Roman" w:cs="Times New Roman"/>
          <w:b/>
          <w:bCs/>
        </w:rPr>
      </w:pPr>
      <w:r w:rsidRPr="00A10CFB">
        <w:rPr>
          <w:rFonts w:ascii="Times New Roman" w:hAnsi="Times New Roman" w:cs="Times New Roman"/>
          <w:b/>
          <w:bCs/>
        </w:rPr>
        <w:t>Generative AI in Resume Processing and HR Workflow</w:t>
      </w:r>
    </w:p>
    <w:p w14:paraId="1442AB73" w14:textId="35B7076B" w:rsidR="00255297" w:rsidRPr="00A10CFB" w:rsidRDefault="00D65A10" w:rsidP="00BB5248">
      <w:pPr>
        <w:spacing w:line="360" w:lineRule="auto"/>
        <w:jc w:val="both"/>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EN.CITE &lt;EndNote&gt;&lt;Cite&gt;&lt;Author&gt;Tran&lt;/Author&gt;&lt;Year&gt;2023&lt;/Year&gt;&lt;RecNum&gt;4&lt;/RecNum&gt;&lt;DisplayText&gt;[13]&lt;/DisplayText&gt;&lt;record&gt;&lt;rec-number&gt;4&lt;/rec-number&gt;&lt;foreign-keys&gt;&lt;key app="EN" db-id="xvfaat2xldaafuevd9m59vdr9paa0s5tastx" timestamp="1744648246"&gt;4&lt;/key&gt;&lt;/foreign-keys&gt;&lt;ref-type name="Conference Proceedings"&gt;10&lt;/ref-type&gt;&lt;contributors&gt;&lt;authors&gt;&lt;author&gt;Tran, Thanh Tung&lt;/author&gt;&lt;author&gt;Nguyen, Truong Giang&lt;/author&gt;&lt;author&gt;Dang, Thai Hoa&lt;/author&gt;&lt;author&gt;Yoshinaga, Yuta&lt;/author&gt;&lt;/authors&gt;&lt;/contributors&gt;&lt;titles&gt;&lt;title&gt;Improving human resources’ efficiency with a generative AI-based resume analysis solution&lt;/title&gt;&lt;secondary-title&gt;International Conference on Future Data and Security Engineering&lt;/secondary-title&gt;&lt;/titles&gt;&lt;pages&gt;352-365&lt;/pages&gt;&lt;dates&gt;&lt;year&gt;2023&lt;/year&gt;&lt;/dates&gt;&lt;publisher&gt;Springer&lt;/publisher&gt;&lt;urls&gt;&lt;/urls&gt;&lt;/record&gt;&lt;/Cite&gt;&lt;/EndNote&gt;</w:instrText>
      </w:r>
      <w:r w:rsidRPr="00A10CFB">
        <w:rPr>
          <w:rFonts w:ascii="Times New Roman" w:hAnsi="Times New Roman" w:cs="Times New Roman"/>
        </w:rPr>
        <w:fldChar w:fldCharType="separate"/>
      </w:r>
      <w:r w:rsidRPr="00A10CFB">
        <w:rPr>
          <w:rFonts w:ascii="Times New Roman" w:hAnsi="Times New Roman" w:cs="Times New Roman"/>
          <w:noProof/>
        </w:rPr>
        <w:t>[13]</w:t>
      </w:r>
      <w:r w:rsidRPr="00A10CFB">
        <w:rPr>
          <w:rFonts w:ascii="Times New Roman" w:hAnsi="Times New Roman" w:cs="Times New Roman"/>
        </w:rPr>
        <w:fldChar w:fldCharType="end"/>
      </w:r>
      <w:r w:rsidR="00255297" w:rsidRPr="00A10CFB">
        <w:rPr>
          <w:rFonts w:ascii="Times New Roman" w:hAnsi="Times New Roman" w:cs="Times New Roman"/>
        </w:rPr>
        <w:t>Tran et al. (2023) focuses on the growing administrative load faced by HR departments by presenting a generative AI-based system for resume analysis. The model automates the process of application screening and job-resume alignment, reducing the time and resources taken by the HRs to sift through thousands of applications. By utilizing natural language generation, the model is capable of providing feedback and highlighting strengths and weaknesses in resumes. This automation frees the HR team to use their time and resources focusing on more strategic functions like candidate engagement and culture fit assessment. The authors focus on the system’s scalability and suggest integration with larger HR systems at enterprise level. Their work focuses on how generative AI can revolutionize backend HR workflows, which is important for long tern scalability of platforms similar to JobiVerse.</w:t>
      </w:r>
    </w:p>
    <w:p w14:paraId="160B90CC" w14:textId="04460B76" w:rsidR="00DC55C1" w:rsidRPr="00A10CFB" w:rsidRDefault="00FD0ADE" w:rsidP="00BB5248">
      <w:pPr>
        <w:spacing w:line="360" w:lineRule="auto"/>
        <w:rPr>
          <w:rFonts w:ascii="Times New Roman" w:hAnsi="Times New Roman" w:cs="Times New Roman"/>
          <w:b/>
          <w:bCs/>
        </w:rPr>
      </w:pPr>
      <w:r w:rsidRPr="00A10CFB">
        <w:rPr>
          <w:rFonts w:ascii="Times New Roman" w:hAnsi="Times New Roman" w:cs="Times New Roman"/>
          <w:b/>
          <w:bCs/>
        </w:rPr>
        <w:t>Machine Learning Based Job Matching and Resume Analysis</w:t>
      </w:r>
    </w:p>
    <w:p w14:paraId="23889BEB" w14:textId="04BF1E0B" w:rsidR="00BC726B" w:rsidRPr="00A10CFB" w:rsidRDefault="00480E3F" w:rsidP="00BB5248">
      <w:pPr>
        <w:spacing w:line="360" w:lineRule="auto"/>
        <w:jc w:val="both"/>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EN.CITE &lt;EndNote&gt;&lt;Cite&gt;&lt;Author&gt;Cortés&lt;/Author&gt;&lt;Year&gt;2024&lt;/Year&gt;&lt;RecNum&gt;5&lt;/RecNum&gt;&lt;DisplayText&gt;[14]&lt;/DisplayText&gt;&lt;record&gt;&lt;rec-number&gt;5&lt;/rec-number&gt;&lt;foreign-keys&gt;&lt;key app="EN" db-id="xvfaat2xldaafuevd9m59vdr9paa0s5tastx" timestamp="1744648250"&gt;5&lt;/key&gt;&lt;/foreign-keys&gt;&lt;ref-type name="Journal Article"&gt;17&lt;/ref-type&gt;&lt;contributors&gt;&lt;authors&gt;&lt;author&gt;Cortés, Claudia Marcela Caro&lt;/author&gt;&lt;author&gt;López, Juan Pablo Ospina&lt;/author&gt;&lt;/authors&gt;&lt;/contributors&gt;&lt;titles&gt;&lt;title&gt;Job Recommender System for the Unique Framework of Classification of Occupations in Colombia (CUOC) using collaborative filtering&lt;/title&gt;&lt;secondary-title&gt;Ingeniería y Universidad&lt;/secondary-title&gt;&lt;/titles&gt;&lt;periodical&gt;&lt;full-title&gt;Ingeniería y Universidad&lt;/full-title&gt;&lt;/periodical&gt;&lt;volume&gt;28&lt;/volume&gt;&lt;dates&gt;&lt;year&gt;2024&lt;/year&gt;&lt;/dates&gt;&lt;isbn&gt;2011-2769&lt;/isbn&gt;&lt;urls&gt;&lt;/urls&gt;&lt;/record&gt;&lt;/Cite&gt;&lt;/EndNote&gt;</w:instrText>
      </w:r>
      <w:r w:rsidRPr="00A10CFB">
        <w:rPr>
          <w:rFonts w:ascii="Times New Roman" w:hAnsi="Times New Roman" w:cs="Times New Roman"/>
        </w:rPr>
        <w:fldChar w:fldCharType="separate"/>
      </w:r>
      <w:r w:rsidRPr="00A10CFB">
        <w:rPr>
          <w:rFonts w:ascii="Times New Roman" w:hAnsi="Times New Roman" w:cs="Times New Roman"/>
          <w:noProof/>
        </w:rPr>
        <w:t>[14]</w:t>
      </w:r>
      <w:r w:rsidRPr="00A10CFB">
        <w:rPr>
          <w:rFonts w:ascii="Times New Roman" w:hAnsi="Times New Roman" w:cs="Times New Roman"/>
        </w:rPr>
        <w:fldChar w:fldCharType="end"/>
      </w:r>
      <w:r w:rsidR="00BC726B" w:rsidRPr="00A10CFB">
        <w:rPr>
          <w:rFonts w:ascii="Times New Roman" w:hAnsi="Times New Roman" w:cs="Times New Roman"/>
        </w:rPr>
        <w:t xml:space="preserve">Caro Cortés and Ospina López (2024) propose a machine learning based to solve employment problems in Colombia. Their system hopes to close the gap between job seekers and the relevant </w:t>
      </w:r>
      <w:r w:rsidR="00BC726B" w:rsidRPr="00A10CFB">
        <w:rPr>
          <w:rFonts w:ascii="Times New Roman" w:hAnsi="Times New Roman" w:cs="Times New Roman"/>
        </w:rPr>
        <w:lastRenderedPageBreak/>
        <w:t>job opportunities by integrating the CUOC framework. In order to recommend jobs for the job seekers, the platform uses a mixture of machine learning algorithms like K means clustering to segment the job seekers on the basis of their profile similarities and the K nearest neighbours classifier, deep neural networks, and AdaBoost for accurate matching. These models run alongside natural language processing (NLP) and compliance to the data structure to ensure the same resume content is consistently interpreted and job requirements are met. This approach bears strengths in its wide utilization of both unsupervised and supervised learning models for improving the precision of recommending jobs. Django backed web based system with modular and scalable architecture lends itself to a wide variety of recruitment environment. More importantly, the system aims to make the user experience more personal by grouping similar candidates and using classification algorithms to determine whether the candidates would be appropriate for the role. To further improve match quality, NLP techniques are included to semantic align job postings and resume content. This paper is valuable as it focuses on implementation in a very localized labor market context where tailored AI solution can be used to support employment ecosystems in developing countries. These architecture and methodology are especially suitable for researchers and developers of region-specific intelligent recruitment platforms.</w:t>
      </w:r>
    </w:p>
    <w:p w14:paraId="355F1571" w14:textId="0B4B7BBA" w:rsidR="00386C29" w:rsidRPr="00A10CFB" w:rsidRDefault="00BC726B" w:rsidP="00BB5248">
      <w:pPr>
        <w:spacing w:line="360" w:lineRule="auto"/>
        <w:jc w:val="both"/>
        <w:rPr>
          <w:rFonts w:ascii="Times New Roman" w:hAnsi="Times New Roman" w:cs="Times New Roman"/>
        </w:rPr>
      </w:pPr>
      <w:r w:rsidRPr="00A10CFB">
        <w:rPr>
          <w:rFonts w:ascii="Times New Roman" w:hAnsi="Times New Roman" w:cs="Times New Roman"/>
        </w:rPr>
        <w:t xml:space="preserve">In the paper titled 'AI Resume Analyzer: Towards a scalable, big data powered system for resume optimization', </w:t>
      </w:r>
      <w:r w:rsidR="00480E3F" w:rsidRPr="00A10CFB">
        <w:rPr>
          <w:rFonts w:ascii="Times New Roman" w:hAnsi="Times New Roman" w:cs="Times New Roman"/>
        </w:rPr>
        <w:fldChar w:fldCharType="begin"/>
      </w:r>
      <w:r w:rsidR="00480E3F" w:rsidRPr="00A10CFB">
        <w:rPr>
          <w:rFonts w:ascii="Times New Roman" w:hAnsi="Times New Roman" w:cs="Times New Roman"/>
        </w:rPr>
        <w:instrText xml:space="preserve"> ADDIN EN.CITE &lt;EndNote&gt;&lt;Cite&gt;&lt;Author&gt;Bhatt&lt;/Author&gt;&lt;Year&gt;2024&lt;/Year&gt;&lt;RecNum&gt;6&lt;/RecNum&gt;&lt;DisplayText&gt;[15]&lt;/DisplayText&gt;&lt;record&gt;&lt;rec-number&gt;6&lt;/rec-number&gt;&lt;foreign-keys&gt;&lt;key app="EN" db-id="xvfaat2xldaafuevd9m59vdr9paa0s5tastx" timestamp="1744648253"&gt;6&lt;/key&gt;&lt;/foreign-keys&gt;&lt;ref-type name="Conference Proceedings"&gt;10&lt;/ref-type&gt;&lt;contributors&gt;&lt;authors&gt;&lt;author&gt;Bhatt, Abhishek&lt;/author&gt;&lt;author&gt;Uniyal, Ashutosh&lt;/author&gt;&lt;author&gt;Jyala, Deepika&lt;/author&gt;&lt;author&gt;Mittal, Saksham&lt;/author&gt;&lt;author&gt;Tiwari, Pallavi&lt;/author&gt;&lt;author&gt;Singh, Darshan&lt;/author&gt;&lt;/authors&gt;&lt;/contributors&gt;&lt;titles&gt;&lt;title&gt;Resume Analyzer based on MapReduce and Machine Learning&lt;/title&gt;&lt;secondary-title&gt;2024 IEEE International Conference on Interdisciplinary Approaches in Technology and Management for Social Innovation (IATMSI)&lt;/secondary-title&gt;&lt;/titles&gt;&lt;pages&gt;1-5&lt;/pages&gt;&lt;volume&gt;2&lt;/volume&gt;&lt;dates&gt;&lt;year&gt;2024&lt;/year&gt;&lt;/dates&gt;&lt;publisher&gt;IEEE&lt;/publisher&gt;&lt;isbn&gt;9798350360523&lt;/isbn&gt;&lt;urls&gt;&lt;/urls&gt;&lt;/record&gt;&lt;/Cite&gt;&lt;/EndNote&gt;</w:instrText>
      </w:r>
      <w:r w:rsidR="00480E3F" w:rsidRPr="00A10CFB">
        <w:rPr>
          <w:rFonts w:ascii="Times New Roman" w:hAnsi="Times New Roman" w:cs="Times New Roman"/>
        </w:rPr>
        <w:fldChar w:fldCharType="separate"/>
      </w:r>
      <w:r w:rsidR="00480E3F" w:rsidRPr="00A10CFB">
        <w:rPr>
          <w:rFonts w:ascii="Times New Roman" w:hAnsi="Times New Roman" w:cs="Times New Roman"/>
          <w:noProof/>
        </w:rPr>
        <w:t>[15]</w:t>
      </w:r>
      <w:r w:rsidR="00480E3F" w:rsidRPr="00A10CFB">
        <w:rPr>
          <w:rFonts w:ascii="Times New Roman" w:hAnsi="Times New Roman" w:cs="Times New Roman"/>
        </w:rPr>
        <w:fldChar w:fldCharType="end"/>
      </w:r>
      <w:r w:rsidRPr="00A10CFB">
        <w:rPr>
          <w:rFonts w:ascii="Times New Roman" w:hAnsi="Times New Roman" w:cs="Times New Roman"/>
        </w:rPr>
        <w:t xml:space="preserve">Bhatt et al (2024) put forward the idea of large data powered system built by AI pipeline, which will assist job seekers in optimizing their resumes. Preprocessing and feature extraction on the large volume unstructured resume data is done taking advantage of the MapReduce paradigm as used by the system to handle it efficiently. After preprocessing, KNN classifier is used to determine resume quality and predict suitability for the job. By executing this dual layered approach, we are able to simultaneously achieve structural refinement and smart matching to promote scalability with personalized insights. What is of particular interest about the AI Resume Analyzer is its use of big data techniques with machine learning in an attempt to provide efficient systems that can operate at scale and provide feedback tailored to the user. Besides predicting on how well a resume matches a set of job descriptions given, the system provides practical advice for improvement in resume quality. Some of these include improvements to the formatting as well suggestions from optimizing the keywords to better match industry expectations. Both the authors also underline the flexibility of their model to suggest different job markets and integrate with current recruitment infrastructures. Results from this work highlight </w:t>
      </w:r>
      <w:r w:rsidRPr="00A10CFB">
        <w:rPr>
          <w:rFonts w:ascii="Times New Roman" w:hAnsi="Times New Roman" w:cs="Times New Roman"/>
        </w:rPr>
        <w:lastRenderedPageBreak/>
        <w:t>the growing value and value of scalable AI systems in the current hiring milieu, especially in venues where diverse organizations must quickly handle thousands of resumes to screen candidates. The goal of focusing on the efficiency and the persona, the AI Resume Analyzer is aligned with objectives of platforms such as JobiVerse, a platform to optimize the hiring pipeline from resume submission to job placement.</w:t>
      </w:r>
    </w:p>
    <w:p w14:paraId="43E83359" w14:textId="77777777" w:rsidR="00E93EC1" w:rsidRDefault="00E93EC1" w:rsidP="00BB5248">
      <w:pPr>
        <w:spacing w:line="360" w:lineRule="auto"/>
        <w:jc w:val="both"/>
        <w:rPr>
          <w:ins w:id="26" w:author="Dr. Farrukh Zeeshan" w:date="2025-09-08T15:28:00Z" w16du:dateUtc="2025-09-08T10:28:00Z"/>
          <w:rFonts w:ascii="Times New Roman" w:hAnsi="Times New Roman" w:cs="Times New Roman"/>
        </w:rPr>
      </w:pPr>
      <w:r w:rsidRPr="00A10CFB">
        <w:rPr>
          <w:rFonts w:ascii="Times New Roman" w:hAnsi="Times New Roman" w:cs="Times New Roman"/>
        </w:rPr>
        <w:br w:type="page"/>
      </w:r>
    </w:p>
    <w:p w14:paraId="4952E627" w14:textId="1629EFD3" w:rsidR="002E0D1B" w:rsidRDefault="002E0D1B" w:rsidP="00BB5248">
      <w:pPr>
        <w:spacing w:line="360" w:lineRule="auto"/>
        <w:jc w:val="both"/>
        <w:rPr>
          <w:ins w:id="27" w:author="Dr. Farrukh Zeeshan" w:date="2025-09-08T15:28:00Z" w16du:dateUtc="2025-09-08T10:28:00Z"/>
          <w:rFonts w:ascii="Times New Roman" w:hAnsi="Times New Roman" w:cs="Times New Roman"/>
        </w:rPr>
      </w:pPr>
      <w:ins w:id="28" w:author="Dr. Farrukh Zeeshan" w:date="2025-09-08T15:28:00Z" w16du:dateUtc="2025-09-08T10:28:00Z">
        <w:r>
          <w:rPr>
            <w:rFonts w:ascii="Times New Roman" w:hAnsi="Times New Roman" w:cs="Times New Roman"/>
          </w:rPr>
          <w:lastRenderedPageBreak/>
          <w:t>The last paragraph or last heading of your literature review must have following things:</w:t>
        </w:r>
      </w:ins>
    </w:p>
    <w:p w14:paraId="244F350B" w14:textId="162B324A" w:rsidR="002E0D1B" w:rsidRDefault="002E0D1B" w:rsidP="002E0D1B">
      <w:pPr>
        <w:pStyle w:val="ListParagraph"/>
        <w:numPr>
          <w:ilvl w:val="0"/>
          <w:numId w:val="121"/>
        </w:numPr>
        <w:spacing w:line="360" w:lineRule="auto"/>
        <w:jc w:val="both"/>
        <w:rPr>
          <w:ins w:id="29" w:author="Dr. Farrukh Zeeshan" w:date="2025-09-08T15:28:00Z" w16du:dateUtc="2025-09-08T10:28:00Z"/>
          <w:rFonts w:ascii="Times New Roman" w:hAnsi="Times New Roman" w:cs="Times New Roman"/>
        </w:rPr>
      </w:pPr>
      <w:ins w:id="30" w:author="Dr. Farrukh Zeeshan" w:date="2025-09-08T15:28:00Z" w16du:dateUtc="2025-09-08T10:28:00Z">
        <w:r>
          <w:rPr>
            <w:rFonts w:ascii="Times New Roman" w:hAnsi="Times New Roman" w:cs="Times New Roman"/>
          </w:rPr>
          <w:t>Drawbacks of existing systems</w:t>
        </w:r>
      </w:ins>
    </w:p>
    <w:p w14:paraId="13392E7D" w14:textId="7C57DADB" w:rsidR="002E0D1B" w:rsidRDefault="002E0D1B" w:rsidP="002E0D1B">
      <w:pPr>
        <w:pStyle w:val="ListParagraph"/>
        <w:numPr>
          <w:ilvl w:val="0"/>
          <w:numId w:val="121"/>
        </w:numPr>
        <w:spacing w:line="360" w:lineRule="auto"/>
        <w:jc w:val="both"/>
        <w:rPr>
          <w:ins w:id="31" w:author="Dr. Farrukh Zeeshan" w:date="2025-09-08T15:28:00Z" w16du:dateUtc="2025-09-08T10:28:00Z"/>
          <w:rFonts w:ascii="Times New Roman" w:hAnsi="Times New Roman" w:cs="Times New Roman"/>
        </w:rPr>
      </w:pPr>
      <w:ins w:id="32" w:author="Dr. Farrukh Zeeshan" w:date="2025-09-08T15:28:00Z" w16du:dateUtc="2025-09-08T10:28:00Z">
        <w:r>
          <w:rPr>
            <w:rFonts w:ascii="Times New Roman" w:hAnsi="Times New Roman" w:cs="Times New Roman"/>
          </w:rPr>
          <w:t>Identification of Gaps</w:t>
        </w:r>
      </w:ins>
    </w:p>
    <w:p w14:paraId="0520EAE2" w14:textId="0FD2511A" w:rsidR="002E0D1B" w:rsidRPr="002E0D1B" w:rsidRDefault="002E0D1B" w:rsidP="002E0D1B">
      <w:pPr>
        <w:pStyle w:val="ListParagraph"/>
        <w:numPr>
          <w:ilvl w:val="0"/>
          <w:numId w:val="121"/>
        </w:numPr>
        <w:spacing w:line="360" w:lineRule="auto"/>
        <w:jc w:val="both"/>
        <w:rPr>
          <w:rFonts w:ascii="Times New Roman" w:hAnsi="Times New Roman" w:cs="Times New Roman"/>
          <w:rPrChange w:id="33" w:author="Dr. Farrukh Zeeshan" w:date="2025-09-08T15:28:00Z" w16du:dateUtc="2025-09-08T10:28:00Z">
            <w:rPr/>
          </w:rPrChange>
        </w:rPr>
        <w:pPrChange w:id="34" w:author="Dr. Farrukh Zeeshan" w:date="2025-09-08T15:28:00Z" w16du:dateUtc="2025-09-08T10:28:00Z">
          <w:pPr>
            <w:spacing w:line="360" w:lineRule="auto"/>
            <w:jc w:val="both"/>
          </w:pPr>
        </w:pPrChange>
      </w:pPr>
      <w:ins w:id="35" w:author="Dr. Farrukh Zeeshan" w:date="2025-09-08T15:28:00Z" w16du:dateUtc="2025-09-08T10:28:00Z">
        <w:r>
          <w:rPr>
            <w:rFonts w:ascii="Times New Roman" w:hAnsi="Times New Roman" w:cs="Times New Roman"/>
          </w:rPr>
          <w:t>How your proposed work is fulfilling the above stated gaps?</w:t>
        </w:r>
      </w:ins>
    </w:p>
    <w:p w14:paraId="78E7E81A" w14:textId="27A1A487" w:rsidR="00704BF6" w:rsidRPr="00704BF6" w:rsidDel="002E0D1B" w:rsidRDefault="00FB0E21" w:rsidP="00704BF6">
      <w:pPr>
        <w:rPr>
          <w:del w:id="36" w:author="Dr. Farrukh Zeeshan" w:date="2025-09-08T15:27:00Z" w16du:dateUtc="2025-09-08T10:27:00Z"/>
          <w:rPrChange w:id="37" w:author="Dr. Farrukh Zeeshan" w:date="2025-09-08T15:27:00Z" w16du:dateUtc="2025-09-08T10:27:00Z">
            <w:rPr>
              <w:del w:id="38" w:author="Dr. Farrukh Zeeshan" w:date="2025-09-08T15:27:00Z" w16du:dateUtc="2025-09-08T10:27:00Z"/>
              <w:rFonts w:ascii="Times New Roman" w:hAnsi="Times New Roman" w:cs="Times New Roman"/>
              <w:b/>
              <w:bCs/>
              <w:color w:val="000000" w:themeColor="text1"/>
              <w:sz w:val="48"/>
              <w:szCs w:val="48"/>
            </w:rPr>
          </w:rPrChange>
        </w:rPr>
        <w:pPrChange w:id="39" w:author="Dr. Farrukh Zeeshan" w:date="2025-09-08T15:27:00Z" w16du:dateUtc="2025-09-08T10:27:00Z">
          <w:pPr>
            <w:pStyle w:val="Heading1"/>
            <w:spacing w:line="360" w:lineRule="auto"/>
            <w:jc w:val="both"/>
          </w:pPr>
        </w:pPrChange>
      </w:pPr>
      <w:bookmarkStart w:id="40" w:name="_Toc203932197"/>
      <w:del w:id="41" w:author="Dr. Farrukh Zeeshan" w:date="2025-09-08T15:27:00Z" w16du:dateUtc="2025-09-08T10:27:00Z">
        <w:r w:rsidRPr="00A10CFB" w:rsidDel="002E0D1B">
          <w:rPr>
            <w:rFonts w:ascii="Times New Roman" w:hAnsi="Times New Roman" w:cs="Times New Roman"/>
            <w:b/>
            <w:bCs/>
            <w:color w:val="000000" w:themeColor="text1"/>
            <w:sz w:val="48"/>
            <w:szCs w:val="48"/>
          </w:rPr>
          <w:delText xml:space="preserve">Development </w:delText>
        </w:r>
        <w:r w:rsidR="00E93EC1" w:rsidRPr="00A10CFB" w:rsidDel="002E0D1B">
          <w:rPr>
            <w:rFonts w:ascii="Times New Roman" w:hAnsi="Times New Roman" w:cs="Times New Roman"/>
            <w:b/>
            <w:bCs/>
            <w:color w:val="000000" w:themeColor="text1"/>
            <w:sz w:val="48"/>
            <w:szCs w:val="48"/>
          </w:rPr>
          <w:delText>Methodology</w:delText>
        </w:r>
        <w:bookmarkEnd w:id="40"/>
      </w:del>
    </w:p>
    <w:p w14:paraId="493659F6" w14:textId="3AEE0597" w:rsidR="00FB0E21" w:rsidRPr="00A10CFB" w:rsidDel="002E0D1B" w:rsidRDefault="00FB0E21" w:rsidP="00BB5248">
      <w:pPr>
        <w:spacing w:line="360" w:lineRule="auto"/>
        <w:jc w:val="both"/>
        <w:rPr>
          <w:del w:id="42" w:author="Dr. Farrukh Zeeshan" w:date="2025-09-08T15:27:00Z" w16du:dateUtc="2025-09-08T10:27:00Z"/>
          <w:rFonts w:ascii="Times New Roman" w:hAnsi="Times New Roman" w:cs="Times New Roman"/>
        </w:rPr>
      </w:pPr>
      <w:del w:id="43" w:author="Dr. Farrukh Zeeshan" w:date="2025-09-08T15:27:00Z" w16du:dateUtc="2025-09-08T10:27:00Z">
        <w:r w:rsidRPr="00A10CFB" w:rsidDel="002E0D1B">
          <w:rPr>
            <w:rFonts w:ascii="Times New Roman" w:hAnsi="Times New Roman" w:cs="Times New Roman"/>
          </w:rPr>
          <w:delText>JobiVerse employs a hybrid approach combining Agile practices with the traditional SDLC model</w:delText>
        </w:r>
        <w:r w:rsidR="00140BE6" w:rsidRPr="00A10CFB" w:rsidDel="002E0D1B">
          <w:rPr>
            <w:rFonts w:ascii="Times New Roman" w:hAnsi="Times New Roman" w:cs="Times New Roman"/>
          </w:rPr>
          <w:delText xml:space="preserve">. The development of this application follows a </w:delText>
        </w:r>
        <w:r w:rsidR="00140BE6" w:rsidRPr="00A10CFB" w:rsidDel="002E0D1B">
          <w:rPr>
            <w:rFonts w:ascii="Times New Roman" w:hAnsi="Times New Roman" w:cs="Times New Roman"/>
            <w:b/>
            <w:bCs/>
          </w:rPr>
          <w:delText>modular and API-driven methodology</w:delText>
        </w:r>
        <w:r w:rsidR="00140BE6" w:rsidRPr="00A10CFB" w:rsidDel="002E0D1B">
          <w:rPr>
            <w:rFonts w:ascii="Times New Roman" w:hAnsi="Times New Roman" w:cs="Times New Roman"/>
          </w:rPr>
          <w:delText xml:space="preserve">, leveraging the strengths of both JavaScript and Python environments. The frontend, built with Next.js and styled using Tailwind CSS, ensures a fast and responsive user interface. Server-side logic is handled by Next.js API routes, which manage authentication (via NextAuth), database interactions (with MongoDB), and third-party integrations. The use of </w:delText>
        </w:r>
        <w:r w:rsidR="00140BE6" w:rsidRPr="00A10CFB" w:rsidDel="002E0D1B">
          <w:rPr>
            <w:rFonts w:ascii="Times New Roman" w:hAnsi="Times New Roman" w:cs="Times New Roman"/>
            <w:b/>
            <w:bCs/>
          </w:rPr>
          <w:delText>UploadThing</w:delText>
        </w:r>
        <w:r w:rsidR="00140BE6" w:rsidRPr="00A10CFB" w:rsidDel="002E0D1B">
          <w:rPr>
            <w:rFonts w:ascii="Times New Roman" w:hAnsi="Times New Roman" w:cs="Times New Roman"/>
          </w:rPr>
          <w:delText xml:space="preserve"> enables seamless file handling, while a dedicated </w:delText>
        </w:r>
        <w:r w:rsidR="00140BE6" w:rsidRPr="00A10CFB" w:rsidDel="002E0D1B">
          <w:rPr>
            <w:rFonts w:ascii="Times New Roman" w:hAnsi="Times New Roman" w:cs="Times New Roman"/>
            <w:b/>
            <w:bCs/>
          </w:rPr>
          <w:delText>Python microservice</w:delText>
        </w:r>
        <w:r w:rsidR="00140BE6" w:rsidRPr="00A10CFB" w:rsidDel="002E0D1B">
          <w:rPr>
            <w:rFonts w:ascii="Times New Roman" w:hAnsi="Times New Roman" w:cs="Times New Roman"/>
          </w:rPr>
          <w:delText xml:space="preserve"> connects with the Gemini 1.5 Pro model for advanced AI processing. Agile development principles guide the iterative process, ensuring regular testing, component reusability, and seamless integration with external services like the Zoom API.</w:delText>
        </w:r>
      </w:del>
    </w:p>
    <w:p w14:paraId="7B063DD1" w14:textId="58593FB4" w:rsidR="009924B4" w:rsidRPr="00A10CFB" w:rsidDel="002E0D1B" w:rsidRDefault="009924B4" w:rsidP="00BB5248">
      <w:pPr>
        <w:spacing w:line="360" w:lineRule="auto"/>
        <w:jc w:val="both"/>
        <w:rPr>
          <w:del w:id="44" w:author="Dr. Farrukh Zeeshan" w:date="2025-09-08T15:27:00Z" w16du:dateUtc="2025-09-08T10:27:00Z"/>
          <w:rFonts w:ascii="Times New Roman" w:hAnsi="Times New Roman" w:cs="Times New Roman"/>
        </w:rPr>
      </w:pPr>
    </w:p>
    <w:p w14:paraId="12C1C594" w14:textId="77777777" w:rsidR="00C12832" w:rsidRPr="00A10CFB" w:rsidRDefault="00FB0E21" w:rsidP="00BB5248">
      <w:pPr>
        <w:keepNext/>
        <w:spacing w:line="360" w:lineRule="auto"/>
        <w:jc w:val="both"/>
        <w:rPr>
          <w:rFonts w:ascii="Times New Roman" w:hAnsi="Times New Roman" w:cs="Times New Roman"/>
        </w:rPr>
      </w:pPr>
      <w:r w:rsidRPr="00A10CFB">
        <w:rPr>
          <w:rFonts w:ascii="Times New Roman" w:hAnsi="Times New Roman" w:cs="Times New Roman"/>
          <w:noProof/>
        </w:rPr>
        <w:lastRenderedPageBreak/>
        <w:drawing>
          <wp:inline distT="0" distB="0" distL="0" distR="0" wp14:anchorId="46ED7B75" wp14:editId="2ED2483C">
            <wp:extent cx="6456459" cy="3397334"/>
            <wp:effectExtent l="0" t="0" r="1905" b="0"/>
            <wp:docPr id="8545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514357" name="Picture 854514357"/>
                    <pic:cNvPicPr/>
                  </pic:nvPicPr>
                  <pic:blipFill rotWithShape="1">
                    <a:blip r:embed="rId14"/>
                    <a:srcRect t="21072"/>
                    <a:stretch>
                      <a:fillRect/>
                    </a:stretch>
                  </pic:blipFill>
                  <pic:spPr bwMode="auto">
                    <a:xfrm>
                      <a:off x="0" y="0"/>
                      <a:ext cx="6465103" cy="3401882"/>
                    </a:xfrm>
                    <a:prstGeom prst="rect">
                      <a:avLst/>
                    </a:prstGeom>
                    <a:ln>
                      <a:noFill/>
                    </a:ln>
                    <a:extLst>
                      <a:ext uri="{53640926-AAD7-44D8-BBD7-CCE9431645EC}">
                        <a14:shadowObscured xmlns:a14="http://schemas.microsoft.com/office/drawing/2010/main"/>
                      </a:ext>
                    </a:extLst>
                  </pic:spPr>
                </pic:pic>
              </a:graphicData>
            </a:graphic>
          </wp:inline>
        </w:drawing>
      </w:r>
    </w:p>
    <w:p w14:paraId="2EC58D24" w14:textId="3369ABDE" w:rsidR="00C12832" w:rsidRPr="00A10CFB" w:rsidRDefault="00C12832" w:rsidP="00BB5248">
      <w:pPr>
        <w:pStyle w:val="Caption"/>
        <w:spacing w:line="360" w:lineRule="auto"/>
        <w:jc w:val="both"/>
        <w:rPr>
          <w:rFonts w:ascii="Times New Roman" w:hAnsi="Times New Roman" w:cs="Times New Roman"/>
        </w:rPr>
      </w:pPr>
      <w:bookmarkStart w:id="45" w:name="_Toc200993837"/>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1</w:t>
      </w:r>
      <w:r w:rsidRPr="00A10CFB">
        <w:rPr>
          <w:rFonts w:ascii="Times New Roman" w:hAnsi="Times New Roman" w:cs="Times New Roman"/>
        </w:rPr>
        <w:fldChar w:fldCharType="end"/>
      </w:r>
      <w:r w:rsidRPr="00A10CFB">
        <w:rPr>
          <w:rFonts w:ascii="Times New Roman" w:hAnsi="Times New Roman" w:cs="Times New Roman"/>
        </w:rPr>
        <w:t>: Methodology Diagram</w:t>
      </w:r>
      <w:bookmarkEnd w:id="45"/>
    </w:p>
    <w:p w14:paraId="43CAE209" w14:textId="2C8F5BCE" w:rsidR="00386C29" w:rsidRPr="00A10CFB" w:rsidRDefault="00386C29" w:rsidP="00BB5248">
      <w:pPr>
        <w:spacing w:line="360" w:lineRule="auto"/>
        <w:jc w:val="both"/>
        <w:rPr>
          <w:rFonts w:ascii="Times New Roman" w:hAnsi="Times New Roman" w:cs="Times New Roman"/>
        </w:rPr>
      </w:pPr>
      <w:r w:rsidRPr="00A10CFB">
        <w:rPr>
          <w:rFonts w:ascii="Times New Roman" w:hAnsi="Times New Roman" w:cs="Times New Roman"/>
        </w:rPr>
        <w:br w:type="page"/>
      </w:r>
    </w:p>
    <w:p w14:paraId="0EB62E02" w14:textId="77777777" w:rsidR="0088795C" w:rsidRPr="00A10CFB" w:rsidRDefault="0088795C" w:rsidP="00BB5248">
      <w:pPr>
        <w:pStyle w:val="Heading1"/>
        <w:spacing w:line="360" w:lineRule="auto"/>
        <w:jc w:val="both"/>
        <w:rPr>
          <w:rFonts w:ascii="Times New Roman" w:hAnsi="Times New Roman" w:cs="Times New Roman"/>
          <w:b/>
          <w:bCs/>
          <w:color w:val="auto"/>
          <w:sz w:val="48"/>
          <w:szCs w:val="48"/>
        </w:rPr>
      </w:pPr>
    </w:p>
    <w:p w14:paraId="7E0FBEE4" w14:textId="77777777" w:rsidR="0088795C" w:rsidRPr="00A10CFB" w:rsidRDefault="0088795C" w:rsidP="00BB5248">
      <w:pPr>
        <w:pStyle w:val="Heading1"/>
        <w:spacing w:line="360" w:lineRule="auto"/>
        <w:jc w:val="both"/>
        <w:rPr>
          <w:rFonts w:ascii="Times New Roman" w:hAnsi="Times New Roman" w:cs="Times New Roman"/>
          <w:b/>
          <w:bCs/>
          <w:color w:val="auto"/>
          <w:sz w:val="48"/>
          <w:szCs w:val="48"/>
        </w:rPr>
      </w:pPr>
    </w:p>
    <w:p w14:paraId="3D1B2B90" w14:textId="77777777" w:rsidR="0088795C" w:rsidRPr="00A10CFB" w:rsidRDefault="0088795C" w:rsidP="00BB5248">
      <w:pPr>
        <w:pStyle w:val="Heading1"/>
        <w:spacing w:line="360" w:lineRule="auto"/>
        <w:jc w:val="both"/>
        <w:rPr>
          <w:rFonts w:ascii="Times New Roman" w:hAnsi="Times New Roman" w:cs="Times New Roman"/>
          <w:b/>
          <w:bCs/>
          <w:color w:val="auto"/>
          <w:sz w:val="48"/>
          <w:szCs w:val="48"/>
        </w:rPr>
      </w:pPr>
    </w:p>
    <w:p w14:paraId="5662FB2B" w14:textId="77777777" w:rsidR="0088795C" w:rsidRPr="00A10CFB" w:rsidRDefault="0088795C" w:rsidP="00BB5248">
      <w:pPr>
        <w:pStyle w:val="Heading1"/>
        <w:spacing w:line="360" w:lineRule="auto"/>
        <w:jc w:val="both"/>
        <w:rPr>
          <w:rFonts w:ascii="Times New Roman" w:hAnsi="Times New Roman" w:cs="Times New Roman"/>
          <w:b/>
          <w:bCs/>
          <w:color w:val="auto"/>
          <w:sz w:val="48"/>
          <w:szCs w:val="48"/>
        </w:rPr>
      </w:pPr>
    </w:p>
    <w:p w14:paraId="2E4A81E1" w14:textId="77777777" w:rsidR="0088795C" w:rsidRPr="00A10CFB" w:rsidRDefault="0088795C" w:rsidP="00BB5248">
      <w:pPr>
        <w:spacing w:line="360" w:lineRule="auto"/>
        <w:jc w:val="both"/>
        <w:rPr>
          <w:rFonts w:ascii="Times New Roman" w:hAnsi="Times New Roman" w:cs="Times New Roman"/>
        </w:rPr>
      </w:pPr>
    </w:p>
    <w:p w14:paraId="319756CE" w14:textId="38EC54C3" w:rsidR="0088795C" w:rsidRPr="00A10CFB" w:rsidRDefault="0088795C" w:rsidP="00BB5248">
      <w:pPr>
        <w:pStyle w:val="Heading1"/>
        <w:spacing w:line="360" w:lineRule="auto"/>
        <w:jc w:val="both"/>
        <w:rPr>
          <w:rFonts w:ascii="Times New Roman" w:hAnsi="Times New Roman" w:cs="Times New Roman"/>
          <w:b/>
          <w:bCs/>
          <w:color w:val="auto"/>
          <w:sz w:val="48"/>
          <w:szCs w:val="48"/>
        </w:rPr>
      </w:pPr>
      <w:bookmarkStart w:id="46" w:name="_Toc203932198"/>
      <w:r w:rsidRPr="00A10CFB">
        <w:rPr>
          <w:rFonts w:ascii="Times New Roman" w:hAnsi="Times New Roman" w:cs="Times New Roman"/>
          <w:b/>
          <w:bCs/>
          <w:color w:val="auto"/>
          <w:sz w:val="48"/>
          <w:szCs w:val="48"/>
        </w:rPr>
        <w:t>Chapter 3: Requirement Analysis</w:t>
      </w:r>
      <w:bookmarkEnd w:id="46"/>
    </w:p>
    <w:p w14:paraId="4F18DF46" w14:textId="77777777" w:rsidR="00BC726B" w:rsidRPr="00A10CFB" w:rsidRDefault="00BC726B" w:rsidP="00BB5248">
      <w:pPr>
        <w:spacing w:line="360" w:lineRule="auto"/>
        <w:jc w:val="both"/>
        <w:rPr>
          <w:rFonts w:ascii="Times New Roman" w:hAnsi="Times New Roman" w:cs="Times New Roman"/>
        </w:rPr>
      </w:pPr>
    </w:p>
    <w:p w14:paraId="69246C59" w14:textId="77777777" w:rsidR="001A5236" w:rsidRPr="00A10CFB" w:rsidRDefault="001A5236" w:rsidP="00BB5248">
      <w:pPr>
        <w:spacing w:line="360" w:lineRule="auto"/>
        <w:jc w:val="both"/>
        <w:rPr>
          <w:rFonts w:ascii="Times New Roman" w:hAnsi="Times New Roman" w:cs="Times New Roman"/>
        </w:rPr>
      </w:pPr>
    </w:p>
    <w:p w14:paraId="6169A7D6" w14:textId="77777777" w:rsidR="001A5236" w:rsidRPr="00A10CFB" w:rsidRDefault="001A5236" w:rsidP="00BB5248">
      <w:pPr>
        <w:spacing w:line="360" w:lineRule="auto"/>
        <w:jc w:val="both"/>
        <w:rPr>
          <w:rFonts w:ascii="Times New Roman" w:hAnsi="Times New Roman" w:cs="Times New Roman"/>
        </w:rPr>
      </w:pPr>
    </w:p>
    <w:p w14:paraId="3E447962" w14:textId="77777777" w:rsidR="001A5236" w:rsidRPr="00A10CFB" w:rsidRDefault="001A5236" w:rsidP="00BB5248">
      <w:pPr>
        <w:spacing w:line="360" w:lineRule="auto"/>
        <w:jc w:val="both"/>
        <w:rPr>
          <w:rFonts w:ascii="Times New Roman" w:hAnsi="Times New Roman" w:cs="Times New Roman"/>
        </w:rPr>
      </w:pPr>
    </w:p>
    <w:p w14:paraId="41225705" w14:textId="5D71225F" w:rsidR="001A5236" w:rsidRPr="00A10CFB" w:rsidRDefault="001A5236" w:rsidP="00BB5248">
      <w:pPr>
        <w:spacing w:line="360" w:lineRule="auto"/>
        <w:jc w:val="both"/>
        <w:rPr>
          <w:rFonts w:ascii="Times New Roman" w:hAnsi="Times New Roman" w:cs="Times New Roman"/>
        </w:rPr>
      </w:pPr>
      <w:r w:rsidRPr="00A10CFB">
        <w:rPr>
          <w:rFonts w:ascii="Times New Roman" w:hAnsi="Times New Roman" w:cs="Times New Roman"/>
        </w:rPr>
        <w:br w:type="page"/>
      </w:r>
    </w:p>
    <w:p w14:paraId="39BC5BDD" w14:textId="77777777" w:rsidR="00284603" w:rsidRPr="00A10CFB" w:rsidRDefault="00C87999" w:rsidP="00BB5248">
      <w:pPr>
        <w:spacing w:line="360" w:lineRule="auto"/>
        <w:jc w:val="both"/>
        <w:rPr>
          <w:rFonts w:ascii="Times New Roman" w:hAnsi="Times New Roman" w:cs="Times New Roman"/>
        </w:rPr>
      </w:pPr>
      <w:r w:rsidRPr="00A10CFB">
        <w:rPr>
          <w:rFonts w:ascii="Times New Roman" w:hAnsi="Times New Roman" w:cs="Times New Roman"/>
        </w:rPr>
        <w:lastRenderedPageBreak/>
        <w:t>Requirement analysis phase is of key importance for the definition of what should be achieved (features and scope) and in what context JobiVerse platform will operate. In this phase, the system aligns with the expectations and the needs of all the stakeholders and the system works perfectly in the real world. This phase breaks down user needs in a structured manner that reduces ambiguity and defines the whole picture of design and development in terms of requirements. In requirement analysis, we go through a step of a detailed stakeholder expectations, system functionalities that the system should be able to provide, the constraints but mainly the quality attributes that governs the behavior of the system and the use cases which illustrate how the end users shall come in contact with the system. Each of these elements are outlined in this chapter and bring some clarity to how the work can be done.</w:t>
      </w:r>
    </w:p>
    <w:p w14:paraId="1845771A" w14:textId="277D33EA" w:rsidR="00C87999" w:rsidRPr="00A10CFB" w:rsidRDefault="00284603" w:rsidP="00BB5248">
      <w:pPr>
        <w:pStyle w:val="Heading2"/>
        <w:spacing w:line="360" w:lineRule="auto"/>
        <w:jc w:val="both"/>
        <w:rPr>
          <w:rFonts w:ascii="Times New Roman" w:hAnsi="Times New Roman" w:cs="Times New Roman"/>
          <w:b/>
          <w:bCs/>
          <w:color w:val="auto"/>
          <w:sz w:val="24"/>
          <w:szCs w:val="24"/>
        </w:rPr>
      </w:pPr>
      <w:bookmarkStart w:id="47" w:name="_Toc203932199"/>
      <w:r w:rsidRPr="00A10CFB">
        <w:rPr>
          <w:rFonts w:ascii="Times New Roman" w:hAnsi="Times New Roman" w:cs="Times New Roman"/>
          <w:b/>
          <w:bCs/>
          <w:color w:val="auto"/>
          <w:sz w:val="24"/>
          <w:szCs w:val="24"/>
        </w:rPr>
        <w:t>3.1.     List of Stakeholders</w:t>
      </w:r>
      <w:bookmarkEnd w:id="47"/>
    </w:p>
    <w:p w14:paraId="10577C48" w14:textId="5DFAFAF8" w:rsidR="00284603" w:rsidRPr="00A10CFB" w:rsidRDefault="00284603" w:rsidP="00BB5248">
      <w:pPr>
        <w:spacing w:line="360" w:lineRule="auto"/>
        <w:jc w:val="both"/>
        <w:rPr>
          <w:rFonts w:ascii="Times New Roman" w:hAnsi="Times New Roman" w:cs="Times New Roman"/>
        </w:rPr>
      </w:pPr>
      <w:r w:rsidRPr="00A10CFB">
        <w:rPr>
          <w:rFonts w:ascii="Times New Roman" w:hAnsi="Times New Roman" w:cs="Times New Roman"/>
        </w:rPr>
        <w:t>Therefore, the finding of stakeholders is important so that all the user needs and expectations are accounted in the system design. Working in a system, each stakeholder group brings in different perspectives to the system’s objective by which it creates the right feature to deliver effective value. The following are the Clients of JobiVerse:</w:t>
      </w:r>
    </w:p>
    <w:p w14:paraId="07DCE550" w14:textId="77777777" w:rsidR="00284603" w:rsidRPr="00A10CFB" w:rsidRDefault="00284603" w:rsidP="00BB5248">
      <w:pPr>
        <w:pStyle w:val="ListParagraph"/>
        <w:numPr>
          <w:ilvl w:val="0"/>
          <w:numId w:val="20"/>
        </w:numPr>
        <w:spacing w:line="360" w:lineRule="auto"/>
        <w:jc w:val="both"/>
        <w:rPr>
          <w:rFonts w:ascii="Times New Roman" w:hAnsi="Times New Roman" w:cs="Times New Roman"/>
        </w:rPr>
      </w:pPr>
      <w:r w:rsidRPr="00A10CFB">
        <w:rPr>
          <w:rFonts w:ascii="Times New Roman" w:hAnsi="Times New Roman" w:cs="Times New Roman"/>
          <w:b/>
          <w:bCs/>
        </w:rPr>
        <w:t xml:space="preserve">Job Seekers: </w:t>
      </w:r>
    </w:p>
    <w:p w14:paraId="29AF1579" w14:textId="7D90B2A2" w:rsidR="00284603" w:rsidRPr="00A10CFB" w:rsidRDefault="00284603"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Primary end users of the JobiVerse platform are Job Seekers. The goal of theirs is to generate a good resume and to get custom job recommendations and track their application progress. To build resumes, receive resume analysis along with AI, use job recommendation systems and feedback tools, they rely heavily on these features. For this group, the system must offer ease of use, accuracy of the recommendations, transparency in application status.</w:t>
      </w:r>
    </w:p>
    <w:p w14:paraId="40A4CCD1" w14:textId="77777777" w:rsidR="00284603" w:rsidRPr="00A10CFB" w:rsidRDefault="00284603" w:rsidP="00BB5248">
      <w:pPr>
        <w:pStyle w:val="ListParagraph"/>
        <w:numPr>
          <w:ilvl w:val="0"/>
          <w:numId w:val="20"/>
        </w:numPr>
        <w:spacing w:line="360" w:lineRule="auto"/>
        <w:jc w:val="both"/>
        <w:rPr>
          <w:rFonts w:ascii="Times New Roman" w:hAnsi="Times New Roman" w:cs="Times New Roman"/>
        </w:rPr>
      </w:pPr>
      <w:r w:rsidRPr="00A10CFB">
        <w:rPr>
          <w:rFonts w:ascii="Times New Roman" w:hAnsi="Times New Roman" w:cs="Times New Roman"/>
          <w:b/>
          <w:bCs/>
        </w:rPr>
        <w:t>Employers/Companies:</w:t>
      </w:r>
      <w:r w:rsidRPr="00A10CFB">
        <w:rPr>
          <w:rFonts w:ascii="Times New Roman" w:hAnsi="Times New Roman" w:cs="Times New Roman"/>
        </w:rPr>
        <w:t xml:space="preserve"> </w:t>
      </w:r>
    </w:p>
    <w:p w14:paraId="4E6EB3B3" w14:textId="2E961E9E" w:rsidR="00A93817" w:rsidRPr="00A10CFB" w:rsidRDefault="00284603"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Employers and companies that Place jobs with JobiVerse to post job vacancies, View profiles of candidates, And Manage the entire process of a recruitment workflow. Their expectations for the platform are that it would provide efficient resume screening tools; intelligent filtering of the candidate for skills match and experience; and efficient communication with applicants. This group needs tools such as job posting modules, recruiter dashboards, as well as automated shortlisting systems.</w:t>
      </w:r>
    </w:p>
    <w:p w14:paraId="6992E80D" w14:textId="2016A790" w:rsidR="00A93817" w:rsidRPr="00A10CFB" w:rsidRDefault="00A93817" w:rsidP="00BB5248">
      <w:pPr>
        <w:pStyle w:val="ListParagraph"/>
        <w:numPr>
          <w:ilvl w:val="0"/>
          <w:numId w:val="20"/>
        </w:numPr>
        <w:spacing w:line="360" w:lineRule="auto"/>
        <w:jc w:val="both"/>
        <w:rPr>
          <w:rFonts w:ascii="Times New Roman" w:hAnsi="Times New Roman" w:cs="Times New Roman"/>
        </w:rPr>
      </w:pPr>
      <w:r w:rsidRPr="00A10CFB">
        <w:rPr>
          <w:rFonts w:ascii="Times New Roman" w:hAnsi="Times New Roman" w:cs="Times New Roman"/>
          <w:b/>
          <w:bCs/>
        </w:rPr>
        <w:lastRenderedPageBreak/>
        <w:t>JobiVerse System Administrators:</w:t>
      </w:r>
      <w:r w:rsidRPr="00A10CFB">
        <w:rPr>
          <w:rFonts w:ascii="Times New Roman" w:hAnsi="Times New Roman" w:cs="Times New Roman"/>
        </w:rPr>
        <w:t xml:space="preserve"> Manage JobiVerse platform’s overall backend infrastructure. Their job is to make sure that the platform is available at all times, manage users access and permissions, monitor server’s performance, and finish updating the system. Overall, their requirements are related to maintainability of system, control over user's access to resources, data integrity, and the scalability of the platform.</w:t>
      </w:r>
    </w:p>
    <w:p w14:paraId="291020E2" w14:textId="7ADAA11B" w:rsidR="00A93817" w:rsidRPr="00A10CFB" w:rsidRDefault="00A93817" w:rsidP="00BB5248">
      <w:pPr>
        <w:pStyle w:val="ListParagraph"/>
        <w:numPr>
          <w:ilvl w:val="0"/>
          <w:numId w:val="20"/>
        </w:numPr>
        <w:spacing w:line="360" w:lineRule="auto"/>
        <w:jc w:val="both"/>
        <w:rPr>
          <w:rFonts w:ascii="Times New Roman" w:hAnsi="Times New Roman" w:cs="Times New Roman"/>
        </w:rPr>
      </w:pPr>
      <w:r w:rsidRPr="00A10CFB">
        <w:rPr>
          <w:rFonts w:ascii="Times New Roman" w:hAnsi="Times New Roman" w:cs="Times New Roman"/>
          <w:b/>
          <w:bCs/>
        </w:rPr>
        <w:t>AI/ML Engineers:</w:t>
      </w:r>
      <w:r w:rsidRPr="00A10CFB">
        <w:rPr>
          <w:rFonts w:ascii="Times New Roman" w:hAnsi="Times New Roman" w:cs="Times New Roman"/>
        </w:rPr>
        <w:t xml:space="preserve"> These stakeholders are the AI/ML Engineers that design and optimize machine learning algorithms that power, for example, resume parsing, job recommendations, feedback mechanisms and more. To be able to use it, a Data Scientist needs to have access to a structured and anonymized datasets, ability to be able to run and train AI models and finally Map it to their environment according to the frameworks.</w:t>
      </w:r>
    </w:p>
    <w:p w14:paraId="36A2372B" w14:textId="021B84BD" w:rsidR="005236B8" w:rsidRPr="00A10CFB" w:rsidRDefault="005236B8" w:rsidP="00BB5248">
      <w:pPr>
        <w:pStyle w:val="ListParagraph"/>
        <w:numPr>
          <w:ilvl w:val="0"/>
          <w:numId w:val="20"/>
        </w:numPr>
        <w:spacing w:line="360" w:lineRule="auto"/>
        <w:jc w:val="both"/>
        <w:rPr>
          <w:rFonts w:ascii="Times New Roman" w:hAnsi="Times New Roman" w:cs="Times New Roman"/>
        </w:rPr>
      </w:pPr>
      <w:r w:rsidRPr="00A10CFB">
        <w:rPr>
          <w:rFonts w:ascii="Times New Roman" w:hAnsi="Times New Roman" w:cs="Times New Roman"/>
          <w:b/>
          <w:bCs/>
        </w:rPr>
        <w:t>UI/UX Designers:</w:t>
      </w:r>
      <w:r w:rsidRPr="00A10CFB">
        <w:rPr>
          <w:rFonts w:ascii="Times New Roman" w:hAnsi="Times New Roman" w:cs="Times New Roman"/>
        </w:rPr>
        <w:t xml:space="preserve"> This group makes sure that the way the JobiVerse platform functions smoothly and engaging for the user. They are responsible for the making wireframes, usability testing and iterating on design based on results. These are all things interfaces should be able to be flexible and consistent, be able to have the same user flow, and be accessible too.</w:t>
      </w:r>
    </w:p>
    <w:p w14:paraId="2CD97211" w14:textId="082B3AB3" w:rsidR="005236B8" w:rsidRPr="00A10CFB" w:rsidRDefault="005236B8" w:rsidP="00BB5248">
      <w:pPr>
        <w:pStyle w:val="ListParagraph"/>
        <w:numPr>
          <w:ilvl w:val="0"/>
          <w:numId w:val="20"/>
        </w:numPr>
        <w:spacing w:line="360" w:lineRule="auto"/>
        <w:jc w:val="both"/>
        <w:rPr>
          <w:rFonts w:ascii="Times New Roman" w:hAnsi="Times New Roman" w:cs="Times New Roman"/>
        </w:rPr>
      </w:pPr>
      <w:r w:rsidRPr="00A10CFB">
        <w:rPr>
          <w:rFonts w:ascii="Times New Roman" w:hAnsi="Times New Roman" w:cs="Times New Roman"/>
          <w:b/>
          <w:bCs/>
        </w:rPr>
        <w:t>External Stakeholders:</w:t>
      </w:r>
      <w:r w:rsidRPr="00A10CFB">
        <w:rPr>
          <w:rFonts w:ascii="Times New Roman" w:hAnsi="Times New Roman" w:cs="Times New Roman"/>
        </w:rPr>
        <w:t xml:space="preserve"> Regulatory Bodies: These external stakeholders make sure that the platform complies with local and international laws relating to data protection and the employment. Concerned mainly about user consent, ethical usage of AI, encrypting the data and ensuring the data is stored properly. The platform’s privacy policies, data processing logic, as well as audit features are driven by regulatory expectations.</w:t>
      </w:r>
    </w:p>
    <w:p w14:paraId="41F743AB" w14:textId="4B910FFE" w:rsidR="00A93817" w:rsidRPr="00A10CFB" w:rsidRDefault="005236B8" w:rsidP="00BB5248">
      <w:pPr>
        <w:spacing w:line="360" w:lineRule="auto"/>
        <w:jc w:val="both"/>
        <w:rPr>
          <w:rFonts w:ascii="Times New Roman" w:hAnsi="Times New Roman" w:cs="Times New Roman"/>
        </w:rPr>
      </w:pPr>
      <w:r w:rsidRPr="00A10CFB">
        <w:rPr>
          <w:rFonts w:ascii="Times New Roman" w:hAnsi="Times New Roman" w:cs="Times New Roman"/>
        </w:rPr>
        <w:t>Taken together, these stakeholders all make up a cohesive system around the JobiVerse platform. A balance between needs and constraints of each group is achieved through addressing the needs and constraints of each group to make a system that is balanced, functional and compliant thus making the system deliver on its promise of an intelligent and efficient recruitment.</w:t>
      </w:r>
    </w:p>
    <w:p w14:paraId="176C3222" w14:textId="01D6BB8F" w:rsidR="00D77563" w:rsidRPr="00A10CFB" w:rsidRDefault="00D77563" w:rsidP="00BB5248">
      <w:pPr>
        <w:pStyle w:val="Heading2"/>
        <w:spacing w:line="360" w:lineRule="auto"/>
        <w:rPr>
          <w:rFonts w:ascii="Times New Roman" w:hAnsi="Times New Roman" w:cs="Times New Roman"/>
          <w:b/>
          <w:bCs/>
          <w:color w:val="auto"/>
          <w:sz w:val="24"/>
          <w:szCs w:val="24"/>
        </w:rPr>
      </w:pPr>
      <w:bookmarkStart w:id="48" w:name="_Toc203932200"/>
      <w:r w:rsidRPr="00A10CFB">
        <w:rPr>
          <w:rFonts w:ascii="Times New Roman" w:hAnsi="Times New Roman" w:cs="Times New Roman"/>
          <w:b/>
          <w:bCs/>
          <w:color w:val="auto"/>
          <w:sz w:val="24"/>
          <w:szCs w:val="24"/>
        </w:rPr>
        <w:t>3.2.     Requirement Elicitation</w:t>
      </w:r>
      <w:bookmarkEnd w:id="48"/>
    </w:p>
    <w:p w14:paraId="100298DD" w14:textId="77777777"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 xml:space="preserve">One of the most important stages in software development lifecycle is requirement elicitation, which establishes the platform on which system design, functionality, and user experience are based. In the case of JobiVerse, a smart recruitment and job application platform the research stage consisted of a thoughtful combination of qualitative studies, interviews with the key </w:t>
      </w:r>
      <w:r w:rsidRPr="00A10CFB">
        <w:rPr>
          <w:rFonts w:ascii="Times New Roman" w:hAnsi="Times New Roman" w:cs="Times New Roman"/>
        </w:rPr>
        <w:lastRenderedPageBreak/>
        <w:t>stakeholders, a competitive landscape analysis and persona-based explorations that allowed to draw substance about what is actually important to users.</w:t>
      </w:r>
    </w:p>
    <w:p w14:paraId="4EAF0DA8" w14:textId="77777777" w:rsidR="00D77563" w:rsidRPr="00A10CFB" w:rsidRDefault="00D77563" w:rsidP="00BB5248">
      <w:pPr>
        <w:spacing w:line="360" w:lineRule="auto"/>
        <w:rPr>
          <w:rFonts w:ascii="Times New Roman" w:hAnsi="Times New Roman" w:cs="Times New Roman"/>
        </w:rPr>
      </w:pPr>
    </w:p>
    <w:p w14:paraId="32F83D8C" w14:textId="2CABC8CA"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The main objective of this stage was to find out the pain points, motivations, and expectations of two main user groups that include candidates (job seekers) and recruiters (employers or HR personnel). The requirement elicitation process was based on empathetic and user-centered approach in order to guarantee the final design would suit to reality of job-hunting and hiring processes.</w:t>
      </w:r>
    </w:p>
    <w:p w14:paraId="7F4940FA" w14:textId="762D00D9" w:rsidR="00D77563" w:rsidRPr="00A10CFB" w:rsidRDefault="00D77563" w:rsidP="00BB5248">
      <w:pPr>
        <w:spacing w:line="360" w:lineRule="auto"/>
        <w:rPr>
          <w:rFonts w:ascii="Times New Roman" w:hAnsi="Times New Roman" w:cs="Times New Roman"/>
          <w:b/>
          <w:bCs/>
        </w:rPr>
      </w:pPr>
      <w:r w:rsidRPr="00A10CFB">
        <w:rPr>
          <w:rFonts w:ascii="Times New Roman" w:hAnsi="Times New Roman" w:cs="Times New Roman"/>
          <w:b/>
          <w:bCs/>
        </w:rPr>
        <w:t>3.2.1.     Methods for Elicitation</w:t>
      </w:r>
    </w:p>
    <w:p w14:paraId="3977BB55" w14:textId="77777777"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To obtain the exhaustive requirements of JobiVerse, there was a combination of the following methods:</w:t>
      </w:r>
    </w:p>
    <w:p w14:paraId="48D9F4BD" w14:textId="728FDAA2" w:rsidR="00D77563" w:rsidRPr="00A10CFB" w:rsidRDefault="00D77563" w:rsidP="00BB5248">
      <w:pPr>
        <w:pStyle w:val="ListParagraph"/>
        <w:numPr>
          <w:ilvl w:val="0"/>
          <w:numId w:val="116"/>
        </w:numPr>
        <w:spacing w:line="360" w:lineRule="auto"/>
        <w:rPr>
          <w:rFonts w:ascii="Times New Roman" w:hAnsi="Times New Roman" w:cs="Times New Roman"/>
          <w:b/>
          <w:bCs/>
        </w:rPr>
      </w:pPr>
      <w:r w:rsidRPr="00A10CFB">
        <w:rPr>
          <w:rFonts w:ascii="Times New Roman" w:hAnsi="Times New Roman" w:cs="Times New Roman"/>
          <w:b/>
          <w:bCs/>
        </w:rPr>
        <w:t xml:space="preserve"> User Interviews</w:t>
      </w:r>
    </w:p>
    <w:p w14:paraId="6C8EDDAF" w14:textId="77777777"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Interviews were done on a structured basis on the following:</w:t>
      </w:r>
    </w:p>
    <w:p w14:paraId="61CD8E47" w14:textId="5495DF08" w:rsidR="00D77563" w:rsidRPr="00A10CFB" w:rsidRDefault="00D77563" w:rsidP="00BB5248">
      <w:pPr>
        <w:pStyle w:val="ListParagraph"/>
        <w:numPr>
          <w:ilvl w:val="0"/>
          <w:numId w:val="117"/>
        </w:numPr>
        <w:spacing w:line="360" w:lineRule="auto"/>
        <w:rPr>
          <w:rFonts w:ascii="Times New Roman" w:hAnsi="Times New Roman" w:cs="Times New Roman"/>
        </w:rPr>
      </w:pPr>
      <w:r w:rsidRPr="00A10CFB">
        <w:rPr>
          <w:rFonts w:ascii="Times New Roman" w:hAnsi="Times New Roman" w:cs="Times New Roman"/>
        </w:rPr>
        <w:t>There were 10 applicants (working professionals and fresh graduate applicants)</w:t>
      </w:r>
    </w:p>
    <w:p w14:paraId="71F0EBEB" w14:textId="0DB6F251" w:rsidR="00D77563" w:rsidRPr="00A10CFB" w:rsidRDefault="00D77563" w:rsidP="00BB5248">
      <w:pPr>
        <w:pStyle w:val="ListParagraph"/>
        <w:numPr>
          <w:ilvl w:val="0"/>
          <w:numId w:val="117"/>
        </w:numPr>
        <w:spacing w:line="360" w:lineRule="auto"/>
        <w:rPr>
          <w:rFonts w:ascii="Times New Roman" w:hAnsi="Times New Roman" w:cs="Times New Roman"/>
        </w:rPr>
      </w:pPr>
      <w:r w:rsidRPr="00A10CFB">
        <w:rPr>
          <w:rFonts w:ascii="Times New Roman" w:hAnsi="Times New Roman" w:cs="Times New Roman"/>
        </w:rPr>
        <w:t>5 startup and mid-size company recruiters</w:t>
      </w:r>
    </w:p>
    <w:p w14:paraId="4D332EAB" w14:textId="77777777" w:rsidR="00D77563" w:rsidRPr="00A10CFB" w:rsidRDefault="00D77563" w:rsidP="00BB5248">
      <w:pPr>
        <w:pStyle w:val="ListParagraph"/>
        <w:numPr>
          <w:ilvl w:val="0"/>
          <w:numId w:val="117"/>
        </w:numPr>
        <w:spacing w:line="360" w:lineRule="auto"/>
        <w:rPr>
          <w:rFonts w:ascii="Times New Roman" w:hAnsi="Times New Roman" w:cs="Times New Roman"/>
        </w:rPr>
      </w:pPr>
      <w:r w:rsidRPr="00A10CFB">
        <w:rPr>
          <w:rFonts w:ascii="Times New Roman" w:hAnsi="Times New Roman" w:cs="Times New Roman"/>
        </w:rPr>
        <w:t>This enabled in-depth interpretations of issues, aspirations and behavioral patterns.</w:t>
      </w:r>
    </w:p>
    <w:p w14:paraId="233DE7F1" w14:textId="77777777" w:rsidR="00D77563" w:rsidRPr="00A10CFB" w:rsidRDefault="00D77563" w:rsidP="00BB5248">
      <w:pPr>
        <w:pStyle w:val="ListParagraph"/>
        <w:spacing w:line="360" w:lineRule="auto"/>
        <w:rPr>
          <w:rFonts w:ascii="Times New Roman" w:hAnsi="Times New Roman" w:cs="Times New Roman"/>
        </w:rPr>
      </w:pPr>
    </w:p>
    <w:p w14:paraId="3F92302F" w14:textId="0BAEDCF9" w:rsidR="00D77563" w:rsidRPr="00A10CFB" w:rsidRDefault="00D77563" w:rsidP="00BB5248">
      <w:pPr>
        <w:pStyle w:val="ListParagraph"/>
        <w:numPr>
          <w:ilvl w:val="0"/>
          <w:numId w:val="116"/>
        </w:numPr>
        <w:spacing w:line="360" w:lineRule="auto"/>
        <w:rPr>
          <w:rFonts w:ascii="Times New Roman" w:hAnsi="Times New Roman" w:cs="Times New Roman"/>
          <w:b/>
          <w:bCs/>
        </w:rPr>
      </w:pPr>
      <w:r w:rsidRPr="00A10CFB">
        <w:rPr>
          <w:rFonts w:ascii="Times New Roman" w:hAnsi="Times New Roman" w:cs="Times New Roman"/>
        </w:rPr>
        <w:t xml:space="preserve"> </w:t>
      </w:r>
      <w:r w:rsidRPr="00A10CFB">
        <w:rPr>
          <w:rFonts w:ascii="Times New Roman" w:hAnsi="Times New Roman" w:cs="Times New Roman"/>
          <w:b/>
          <w:bCs/>
        </w:rPr>
        <w:t>Questionnaire and surveys</w:t>
      </w:r>
    </w:p>
    <w:p w14:paraId="0E6210B3" w14:textId="77777777"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A quantitative survey involving 50+ participants was conducted, which asked questions about areas of pain (resume tailoring, job relevancy, and other application tracking) on a digital platform.</w:t>
      </w:r>
    </w:p>
    <w:p w14:paraId="759BF6A3" w14:textId="266823D1" w:rsidR="00D77563" w:rsidRPr="00A10CFB" w:rsidRDefault="00D77563" w:rsidP="00BB5248">
      <w:pPr>
        <w:pStyle w:val="ListParagraph"/>
        <w:numPr>
          <w:ilvl w:val="0"/>
          <w:numId w:val="116"/>
        </w:numPr>
        <w:spacing w:line="360" w:lineRule="auto"/>
        <w:rPr>
          <w:rFonts w:ascii="Times New Roman" w:hAnsi="Times New Roman" w:cs="Times New Roman"/>
          <w:b/>
          <w:bCs/>
        </w:rPr>
      </w:pPr>
      <w:r w:rsidRPr="00A10CFB">
        <w:rPr>
          <w:rFonts w:ascii="Times New Roman" w:hAnsi="Times New Roman" w:cs="Times New Roman"/>
          <w:b/>
          <w:bCs/>
        </w:rPr>
        <w:t xml:space="preserve"> Competitive Analysis</w:t>
      </w:r>
    </w:p>
    <w:p w14:paraId="7B51CC76" w14:textId="77777777"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Well-known networking sites, such as LinkedIn, Rozee.pk, Indeed, and Glassdoor, were also examined to visualize the gaps in features and usability site opportunities, which can be rescued by JobiVerse.</w:t>
      </w:r>
    </w:p>
    <w:p w14:paraId="0C1DD7D0" w14:textId="3DBEE2C7" w:rsidR="00D77563" w:rsidRPr="00A10CFB" w:rsidRDefault="00D77563" w:rsidP="00BB5248">
      <w:pPr>
        <w:pStyle w:val="ListParagraph"/>
        <w:numPr>
          <w:ilvl w:val="0"/>
          <w:numId w:val="116"/>
        </w:numPr>
        <w:spacing w:line="360" w:lineRule="auto"/>
        <w:rPr>
          <w:rFonts w:ascii="Times New Roman" w:hAnsi="Times New Roman" w:cs="Times New Roman"/>
          <w:b/>
          <w:bCs/>
        </w:rPr>
      </w:pPr>
      <w:r w:rsidRPr="00A10CFB">
        <w:rPr>
          <w:rFonts w:ascii="Times New Roman" w:hAnsi="Times New Roman" w:cs="Times New Roman"/>
          <w:b/>
          <w:bCs/>
        </w:rPr>
        <w:t>Personas Empathy Mapping</w:t>
      </w:r>
    </w:p>
    <w:p w14:paraId="6F58794A" w14:textId="77777777"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lastRenderedPageBreak/>
        <w:t>Personas were elaborated into empathy maps to identify what real users are thinking, feeling, getting frustrated with and achieving. This made this part more humanized.</w:t>
      </w:r>
    </w:p>
    <w:p w14:paraId="06B6AB67" w14:textId="44D04FF4" w:rsidR="00D77563" w:rsidRPr="00A10CFB" w:rsidRDefault="00D77563" w:rsidP="00BB5248">
      <w:pPr>
        <w:pStyle w:val="ListParagraph"/>
        <w:numPr>
          <w:ilvl w:val="0"/>
          <w:numId w:val="116"/>
        </w:numPr>
        <w:spacing w:line="360" w:lineRule="auto"/>
        <w:rPr>
          <w:rFonts w:ascii="Times New Roman" w:hAnsi="Times New Roman" w:cs="Times New Roman"/>
          <w:b/>
          <w:bCs/>
        </w:rPr>
      </w:pPr>
      <w:r w:rsidRPr="00A10CFB">
        <w:rPr>
          <w:rFonts w:ascii="Times New Roman" w:hAnsi="Times New Roman" w:cs="Times New Roman"/>
          <w:b/>
          <w:bCs/>
        </w:rPr>
        <w:t xml:space="preserve"> Use Case Scenarios</w:t>
      </w:r>
    </w:p>
    <w:p w14:paraId="61BD221D" w14:textId="28DA5201" w:rsidR="00D77563" w:rsidRPr="00A10CFB" w:rsidRDefault="00D77563" w:rsidP="00BB5248">
      <w:pPr>
        <w:spacing w:line="360" w:lineRule="auto"/>
        <w:rPr>
          <w:rFonts w:ascii="Times New Roman" w:hAnsi="Times New Roman" w:cs="Times New Roman"/>
        </w:rPr>
      </w:pPr>
      <w:r w:rsidRPr="00A10CFB">
        <w:rPr>
          <w:rFonts w:ascii="Times New Roman" w:hAnsi="Times New Roman" w:cs="Times New Roman"/>
        </w:rPr>
        <w:t>There were some scenarios written to know how the users would use JobiVerse in various modules including resume creation, job searching and to schedule interviews.</w:t>
      </w:r>
    </w:p>
    <w:p w14:paraId="25072EE0" w14:textId="77777777" w:rsidR="00D77563" w:rsidRPr="00A10CFB" w:rsidRDefault="00D77563" w:rsidP="00BB5248">
      <w:pPr>
        <w:spacing w:line="360" w:lineRule="auto"/>
        <w:rPr>
          <w:rFonts w:ascii="Times New Roman" w:hAnsi="Times New Roman" w:cs="Times New Roman"/>
        </w:rPr>
      </w:pPr>
    </w:p>
    <w:p w14:paraId="0CFA945C" w14:textId="77777777" w:rsidR="00D77563" w:rsidRPr="00A10CFB" w:rsidRDefault="00D77563" w:rsidP="00BB5248">
      <w:pPr>
        <w:spacing w:line="360" w:lineRule="auto"/>
        <w:rPr>
          <w:rFonts w:ascii="Times New Roman" w:hAnsi="Times New Roman" w:cs="Times New Roman"/>
        </w:rPr>
      </w:pPr>
    </w:p>
    <w:p w14:paraId="0EFA5209" w14:textId="552841F0" w:rsidR="00D77563" w:rsidRPr="00A10CFB" w:rsidRDefault="00D77563" w:rsidP="00BB5248">
      <w:pPr>
        <w:spacing w:line="360" w:lineRule="auto"/>
        <w:rPr>
          <w:rFonts w:ascii="Times New Roman" w:hAnsi="Times New Roman" w:cs="Times New Roman"/>
          <w:b/>
          <w:bCs/>
        </w:rPr>
      </w:pPr>
      <w:r w:rsidRPr="00A10CFB">
        <w:rPr>
          <w:rFonts w:ascii="Times New Roman" w:hAnsi="Times New Roman" w:cs="Times New Roman"/>
          <w:b/>
          <w:bCs/>
        </w:rPr>
        <w:t>3.2.2.     Key Insights</w:t>
      </w:r>
    </w:p>
    <w:p w14:paraId="168A04CC" w14:textId="77777777" w:rsidR="00E82856" w:rsidRPr="00A10CFB" w:rsidRDefault="00E82856" w:rsidP="00BB5248">
      <w:pPr>
        <w:spacing w:line="360" w:lineRule="auto"/>
        <w:rPr>
          <w:rFonts w:ascii="Times New Roman" w:hAnsi="Times New Roman" w:cs="Times New Roman"/>
        </w:rPr>
      </w:pPr>
      <w:r w:rsidRPr="00A10CFB">
        <w:rPr>
          <w:rFonts w:ascii="Times New Roman" w:hAnsi="Times New Roman" w:cs="Times New Roman"/>
        </w:rPr>
        <w:t>The requirement elicitation step has allowed the discovery of the following user driven needs:</w:t>
      </w:r>
    </w:p>
    <w:p w14:paraId="58881834" w14:textId="5A5407B6" w:rsidR="0025141C" w:rsidRPr="00A10CFB" w:rsidRDefault="0025141C" w:rsidP="00BB5248">
      <w:pPr>
        <w:spacing w:line="360" w:lineRule="auto"/>
        <w:rPr>
          <w:rFonts w:ascii="Times New Roman" w:hAnsi="Times New Roman" w:cs="Times New Roman"/>
          <w:b/>
          <w:bCs/>
        </w:rPr>
      </w:pPr>
      <w:r w:rsidRPr="00A10CFB">
        <w:rPr>
          <w:rFonts w:ascii="Times New Roman" w:hAnsi="Times New Roman" w:cs="Times New Roman"/>
          <w:b/>
          <w:bCs/>
        </w:rPr>
        <w:t>For Candidates:</w:t>
      </w:r>
    </w:p>
    <w:p w14:paraId="0A973701" w14:textId="77777777" w:rsidR="0025141C" w:rsidRPr="00A10CFB" w:rsidRDefault="00E82856" w:rsidP="00BB5248">
      <w:pPr>
        <w:pStyle w:val="ListParagraph"/>
        <w:numPr>
          <w:ilvl w:val="0"/>
          <w:numId w:val="118"/>
        </w:numPr>
        <w:spacing w:line="360" w:lineRule="auto"/>
        <w:rPr>
          <w:rFonts w:ascii="Times New Roman" w:hAnsi="Times New Roman" w:cs="Times New Roman"/>
        </w:rPr>
      </w:pPr>
      <w:r w:rsidRPr="00A10CFB">
        <w:rPr>
          <w:rFonts w:ascii="Times New Roman" w:hAnsi="Times New Roman" w:cs="Times New Roman"/>
        </w:rPr>
        <w:t>Candidates can also be found in the job market in terms of their qualifications.</w:t>
      </w:r>
    </w:p>
    <w:p w14:paraId="3E28E44C" w14:textId="28EE15DA" w:rsidR="0025141C" w:rsidRPr="00A10CFB" w:rsidRDefault="00E82856" w:rsidP="00BB5248">
      <w:pPr>
        <w:pStyle w:val="ListParagraph"/>
        <w:numPr>
          <w:ilvl w:val="0"/>
          <w:numId w:val="118"/>
        </w:numPr>
        <w:spacing w:line="360" w:lineRule="auto"/>
        <w:rPr>
          <w:rFonts w:ascii="Times New Roman" w:hAnsi="Times New Roman" w:cs="Times New Roman"/>
        </w:rPr>
      </w:pPr>
      <w:r w:rsidRPr="00A10CFB">
        <w:rPr>
          <w:rFonts w:ascii="Times New Roman" w:hAnsi="Times New Roman" w:cs="Times New Roman"/>
        </w:rPr>
        <w:t>One of the ideas to create AI-generated personalized job-specific resumes</w:t>
      </w:r>
      <w:r w:rsidR="0025141C" w:rsidRPr="00A10CFB">
        <w:rPr>
          <w:rFonts w:ascii="Times New Roman" w:hAnsi="Times New Roman" w:cs="Times New Roman"/>
        </w:rPr>
        <w:t>.</w:t>
      </w:r>
    </w:p>
    <w:p w14:paraId="217FE424" w14:textId="50C9060A" w:rsidR="00E82856" w:rsidRPr="00A10CFB" w:rsidRDefault="00E82856" w:rsidP="00BB5248">
      <w:pPr>
        <w:pStyle w:val="ListParagraph"/>
        <w:numPr>
          <w:ilvl w:val="0"/>
          <w:numId w:val="118"/>
        </w:numPr>
        <w:spacing w:line="360" w:lineRule="auto"/>
        <w:rPr>
          <w:rFonts w:ascii="Times New Roman" w:hAnsi="Times New Roman" w:cs="Times New Roman"/>
        </w:rPr>
      </w:pPr>
      <w:r w:rsidRPr="00A10CFB">
        <w:rPr>
          <w:rFonts w:ascii="Times New Roman" w:hAnsi="Times New Roman" w:cs="Times New Roman"/>
        </w:rPr>
        <w:t>Relevant and valid job suggestions</w:t>
      </w:r>
      <w:r w:rsidR="0025141C" w:rsidRPr="00A10CFB">
        <w:rPr>
          <w:rFonts w:ascii="Times New Roman" w:hAnsi="Times New Roman" w:cs="Times New Roman"/>
        </w:rPr>
        <w:t>.</w:t>
      </w:r>
    </w:p>
    <w:p w14:paraId="77CBB52F" w14:textId="4AF9902A" w:rsidR="00E82856" w:rsidRPr="00A10CFB" w:rsidRDefault="00E82856" w:rsidP="00BB5248">
      <w:pPr>
        <w:pStyle w:val="ListParagraph"/>
        <w:numPr>
          <w:ilvl w:val="0"/>
          <w:numId w:val="118"/>
        </w:numPr>
        <w:spacing w:line="360" w:lineRule="auto"/>
        <w:rPr>
          <w:rFonts w:ascii="Times New Roman" w:hAnsi="Times New Roman" w:cs="Times New Roman"/>
        </w:rPr>
      </w:pPr>
      <w:r w:rsidRPr="00A10CFB">
        <w:rPr>
          <w:rFonts w:ascii="Times New Roman" w:hAnsi="Times New Roman" w:cs="Times New Roman"/>
        </w:rPr>
        <w:t>Feedback or status application tracking</w:t>
      </w:r>
      <w:r w:rsidR="0025141C" w:rsidRPr="00A10CFB">
        <w:rPr>
          <w:rFonts w:ascii="Times New Roman" w:hAnsi="Times New Roman" w:cs="Times New Roman"/>
        </w:rPr>
        <w:t>.</w:t>
      </w:r>
    </w:p>
    <w:p w14:paraId="65D37CBC" w14:textId="631C6FA0" w:rsidR="00E82856" w:rsidRPr="00A10CFB" w:rsidRDefault="00E82856" w:rsidP="00BB5248">
      <w:pPr>
        <w:pStyle w:val="ListParagraph"/>
        <w:numPr>
          <w:ilvl w:val="0"/>
          <w:numId w:val="118"/>
        </w:numPr>
        <w:spacing w:line="360" w:lineRule="auto"/>
        <w:rPr>
          <w:rFonts w:ascii="Times New Roman" w:hAnsi="Times New Roman" w:cs="Times New Roman"/>
        </w:rPr>
      </w:pPr>
      <w:r w:rsidRPr="00A10CFB">
        <w:rPr>
          <w:rFonts w:ascii="Times New Roman" w:hAnsi="Times New Roman" w:cs="Times New Roman"/>
        </w:rPr>
        <w:t>Centralised resume control</w:t>
      </w:r>
      <w:r w:rsidR="0025141C" w:rsidRPr="00A10CFB">
        <w:rPr>
          <w:rFonts w:ascii="Times New Roman" w:hAnsi="Times New Roman" w:cs="Times New Roman"/>
        </w:rPr>
        <w:t>.</w:t>
      </w:r>
    </w:p>
    <w:p w14:paraId="6490F8B2" w14:textId="54F33B32" w:rsidR="00E82856" w:rsidRPr="00A10CFB" w:rsidRDefault="00E82856" w:rsidP="00BB5248">
      <w:pPr>
        <w:pStyle w:val="ListParagraph"/>
        <w:numPr>
          <w:ilvl w:val="0"/>
          <w:numId w:val="118"/>
        </w:numPr>
        <w:spacing w:line="360" w:lineRule="auto"/>
        <w:rPr>
          <w:rFonts w:ascii="Times New Roman" w:hAnsi="Times New Roman" w:cs="Times New Roman"/>
        </w:rPr>
      </w:pPr>
      <w:r w:rsidRPr="00A10CFB">
        <w:rPr>
          <w:rFonts w:ascii="Times New Roman" w:hAnsi="Times New Roman" w:cs="Times New Roman"/>
        </w:rPr>
        <w:t>Scheduling interview notification and application information updates</w:t>
      </w:r>
      <w:r w:rsidR="0025141C" w:rsidRPr="00A10CFB">
        <w:rPr>
          <w:rFonts w:ascii="Times New Roman" w:hAnsi="Times New Roman" w:cs="Times New Roman"/>
        </w:rPr>
        <w:t>.</w:t>
      </w:r>
    </w:p>
    <w:p w14:paraId="28A1A33A" w14:textId="3469CFC2" w:rsidR="00E82856" w:rsidRPr="00A10CFB" w:rsidRDefault="0025141C" w:rsidP="00BB5248">
      <w:pPr>
        <w:spacing w:line="360" w:lineRule="auto"/>
        <w:rPr>
          <w:rFonts w:ascii="Times New Roman" w:hAnsi="Times New Roman" w:cs="Times New Roman"/>
        </w:rPr>
      </w:pPr>
      <w:r w:rsidRPr="00A10CFB">
        <w:rPr>
          <w:rFonts w:ascii="Times New Roman" w:hAnsi="Times New Roman" w:cs="Times New Roman"/>
          <w:b/>
          <w:bCs/>
        </w:rPr>
        <w:t xml:space="preserve">For </w:t>
      </w:r>
      <w:r w:rsidR="00E82856" w:rsidRPr="00A10CFB">
        <w:rPr>
          <w:rFonts w:ascii="Times New Roman" w:hAnsi="Times New Roman" w:cs="Times New Roman"/>
          <w:b/>
          <w:bCs/>
        </w:rPr>
        <w:t>Recruiters:</w:t>
      </w:r>
    </w:p>
    <w:p w14:paraId="7A41C8E4" w14:textId="3D21C69A" w:rsidR="0025141C" w:rsidRPr="00A10CFB" w:rsidRDefault="00E82856" w:rsidP="00BB5248">
      <w:pPr>
        <w:pStyle w:val="ListParagraph"/>
        <w:numPr>
          <w:ilvl w:val="0"/>
          <w:numId w:val="119"/>
        </w:numPr>
        <w:spacing w:line="360" w:lineRule="auto"/>
        <w:rPr>
          <w:rFonts w:ascii="Times New Roman" w:hAnsi="Times New Roman" w:cs="Times New Roman"/>
        </w:rPr>
      </w:pPr>
      <w:r w:rsidRPr="00A10CFB">
        <w:rPr>
          <w:rFonts w:ascii="Times New Roman" w:hAnsi="Times New Roman" w:cs="Times New Roman"/>
        </w:rPr>
        <w:t>An informative guided portal to post job adverts</w:t>
      </w:r>
      <w:r w:rsidR="0025141C" w:rsidRPr="00A10CFB">
        <w:rPr>
          <w:rFonts w:ascii="Times New Roman" w:hAnsi="Times New Roman" w:cs="Times New Roman"/>
        </w:rPr>
        <w:t>.</w:t>
      </w:r>
    </w:p>
    <w:p w14:paraId="1D419D57" w14:textId="447711E2" w:rsidR="00E82856" w:rsidRPr="00A10CFB" w:rsidRDefault="00E82856" w:rsidP="00BB5248">
      <w:pPr>
        <w:pStyle w:val="ListParagraph"/>
        <w:numPr>
          <w:ilvl w:val="0"/>
          <w:numId w:val="119"/>
        </w:numPr>
        <w:spacing w:line="360" w:lineRule="auto"/>
        <w:rPr>
          <w:rFonts w:ascii="Times New Roman" w:hAnsi="Times New Roman" w:cs="Times New Roman"/>
        </w:rPr>
      </w:pPr>
      <w:r w:rsidRPr="00A10CFB">
        <w:rPr>
          <w:rFonts w:ascii="Times New Roman" w:hAnsi="Times New Roman" w:cs="Times New Roman"/>
        </w:rPr>
        <w:t>Intelligent screening of candidates</w:t>
      </w:r>
      <w:r w:rsidR="0025141C" w:rsidRPr="00A10CFB">
        <w:rPr>
          <w:rFonts w:ascii="Times New Roman" w:hAnsi="Times New Roman" w:cs="Times New Roman"/>
        </w:rPr>
        <w:t>.</w:t>
      </w:r>
    </w:p>
    <w:p w14:paraId="51CB0677" w14:textId="26F5E88A" w:rsidR="00E82856" w:rsidRPr="00A10CFB" w:rsidRDefault="00E82856" w:rsidP="00BB5248">
      <w:pPr>
        <w:pStyle w:val="ListParagraph"/>
        <w:numPr>
          <w:ilvl w:val="0"/>
          <w:numId w:val="119"/>
        </w:numPr>
        <w:spacing w:line="360" w:lineRule="auto"/>
        <w:rPr>
          <w:rFonts w:ascii="Times New Roman" w:hAnsi="Times New Roman" w:cs="Times New Roman"/>
        </w:rPr>
      </w:pPr>
      <w:r w:rsidRPr="00A10CFB">
        <w:rPr>
          <w:rFonts w:ascii="Times New Roman" w:hAnsi="Times New Roman" w:cs="Times New Roman"/>
        </w:rPr>
        <w:t>Capability to directly access resumes and short list/reject in an efficient manner</w:t>
      </w:r>
      <w:r w:rsidR="0025141C" w:rsidRPr="00A10CFB">
        <w:rPr>
          <w:rFonts w:ascii="Times New Roman" w:hAnsi="Times New Roman" w:cs="Times New Roman"/>
        </w:rPr>
        <w:t>.</w:t>
      </w:r>
    </w:p>
    <w:p w14:paraId="18C5900F" w14:textId="42E6BD04" w:rsidR="00E82856" w:rsidRPr="00A10CFB" w:rsidRDefault="00E82856" w:rsidP="00BB5248">
      <w:pPr>
        <w:pStyle w:val="ListParagraph"/>
        <w:numPr>
          <w:ilvl w:val="0"/>
          <w:numId w:val="119"/>
        </w:numPr>
        <w:spacing w:line="360" w:lineRule="auto"/>
        <w:rPr>
          <w:rFonts w:ascii="Times New Roman" w:hAnsi="Times New Roman" w:cs="Times New Roman"/>
        </w:rPr>
      </w:pPr>
      <w:r w:rsidRPr="00A10CFB">
        <w:rPr>
          <w:rFonts w:ascii="Times New Roman" w:hAnsi="Times New Roman" w:cs="Times New Roman"/>
        </w:rPr>
        <w:t>Scheduling interviewing tools Integrated</w:t>
      </w:r>
      <w:r w:rsidR="0025141C" w:rsidRPr="00A10CFB">
        <w:rPr>
          <w:rFonts w:ascii="Times New Roman" w:hAnsi="Times New Roman" w:cs="Times New Roman"/>
        </w:rPr>
        <w:t>.</w:t>
      </w:r>
    </w:p>
    <w:p w14:paraId="7E07AB6C" w14:textId="0A9947F0" w:rsidR="00D77563" w:rsidRPr="00A10CFB" w:rsidRDefault="00E82856" w:rsidP="00BB5248">
      <w:pPr>
        <w:pStyle w:val="ListParagraph"/>
        <w:numPr>
          <w:ilvl w:val="0"/>
          <w:numId w:val="119"/>
        </w:numPr>
        <w:spacing w:line="360" w:lineRule="auto"/>
        <w:rPr>
          <w:rFonts w:ascii="Times New Roman" w:hAnsi="Times New Roman" w:cs="Times New Roman"/>
        </w:rPr>
      </w:pPr>
      <w:r w:rsidRPr="00A10CFB">
        <w:rPr>
          <w:rFonts w:ascii="Times New Roman" w:hAnsi="Times New Roman" w:cs="Times New Roman"/>
        </w:rPr>
        <w:t>This is a systematic overview of prospective interviews and applicant development.</w:t>
      </w:r>
    </w:p>
    <w:p w14:paraId="216F8D2C" w14:textId="776D1D86" w:rsidR="0025141C" w:rsidRPr="00A10CFB" w:rsidRDefault="0025141C" w:rsidP="00BB5248">
      <w:pPr>
        <w:spacing w:line="360" w:lineRule="auto"/>
        <w:rPr>
          <w:rFonts w:ascii="Times New Roman" w:hAnsi="Times New Roman" w:cs="Times New Roman"/>
          <w:b/>
          <w:bCs/>
        </w:rPr>
      </w:pPr>
      <w:r w:rsidRPr="00A10CFB">
        <w:rPr>
          <w:rFonts w:ascii="Times New Roman" w:hAnsi="Times New Roman" w:cs="Times New Roman"/>
          <w:b/>
          <w:bCs/>
        </w:rPr>
        <w:t>3.2.3.     Outcomes</w:t>
      </w:r>
    </w:p>
    <w:p w14:paraId="4D332C0C" w14:textId="77777777" w:rsidR="0025141C" w:rsidRPr="00A10CFB" w:rsidRDefault="0025141C" w:rsidP="00BB5248">
      <w:pPr>
        <w:spacing w:line="360" w:lineRule="auto"/>
        <w:rPr>
          <w:rFonts w:ascii="Times New Roman" w:hAnsi="Times New Roman" w:cs="Times New Roman"/>
        </w:rPr>
      </w:pPr>
      <w:r w:rsidRPr="00A10CFB">
        <w:rPr>
          <w:rFonts w:ascii="Times New Roman" w:hAnsi="Times New Roman" w:cs="Times New Roman"/>
        </w:rPr>
        <w:t>The products of this stage were details of a wide range of:</w:t>
      </w:r>
    </w:p>
    <w:p w14:paraId="53080378" w14:textId="08177D33" w:rsidR="0025141C" w:rsidRPr="00A10CFB" w:rsidRDefault="0025141C" w:rsidP="00BB5248">
      <w:pPr>
        <w:pStyle w:val="ListParagraph"/>
        <w:numPr>
          <w:ilvl w:val="0"/>
          <w:numId w:val="120"/>
        </w:numPr>
        <w:spacing w:line="360" w:lineRule="auto"/>
        <w:rPr>
          <w:rFonts w:ascii="Times New Roman" w:hAnsi="Times New Roman" w:cs="Times New Roman"/>
        </w:rPr>
      </w:pPr>
      <w:r w:rsidRPr="00A10CFB">
        <w:rPr>
          <w:rFonts w:ascii="Times New Roman" w:hAnsi="Times New Roman" w:cs="Times New Roman"/>
        </w:rPr>
        <w:t>Functional requirements (job posting, creation of resumes, track applications and so on)</w:t>
      </w:r>
    </w:p>
    <w:p w14:paraId="61679062" w14:textId="58F6A7D5" w:rsidR="0025141C" w:rsidRPr="00A10CFB" w:rsidRDefault="0025141C" w:rsidP="00BB5248">
      <w:pPr>
        <w:pStyle w:val="ListParagraph"/>
        <w:numPr>
          <w:ilvl w:val="0"/>
          <w:numId w:val="120"/>
        </w:numPr>
        <w:spacing w:line="360" w:lineRule="auto"/>
        <w:rPr>
          <w:rFonts w:ascii="Times New Roman" w:hAnsi="Times New Roman" w:cs="Times New Roman"/>
        </w:rPr>
      </w:pPr>
      <w:r w:rsidRPr="00A10CFB">
        <w:rPr>
          <w:rFonts w:ascii="Times New Roman" w:hAnsi="Times New Roman" w:cs="Times New Roman"/>
        </w:rPr>
        <w:t>Performance, usability, security are the non-functional requirements.</w:t>
      </w:r>
    </w:p>
    <w:p w14:paraId="6BE08107" w14:textId="09917D8F" w:rsidR="0025141C" w:rsidRPr="00A10CFB" w:rsidRDefault="0025141C" w:rsidP="00BB5248">
      <w:pPr>
        <w:pStyle w:val="ListParagraph"/>
        <w:numPr>
          <w:ilvl w:val="0"/>
          <w:numId w:val="120"/>
        </w:numPr>
        <w:spacing w:line="360" w:lineRule="auto"/>
        <w:rPr>
          <w:rFonts w:ascii="Times New Roman" w:hAnsi="Times New Roman" w:cs="Times New Roman"/>
        </w:rPr>
      </w:pPr>
      <w:r w:rsidRPr="00A10CFB">
        <w:rPr>
          <w:rFonts w:ascii="Times New Roman" w:hAnsi="Times New Roman" w:cs="Times New Roman"/>
        </w:rPr>
        <w:lastRenderedPageBreak/>
        <w:t>User flow and stories user</w:t>
      </w:r>
    </w:p>
    <w:p w14:paraId="13E5C5DD" w14:textId="12052DC9" w:rsidR="0025141C" w:rsidRPr="00A10CFB" w:rsidRDefault="0025141C" w:rsidP="00BB5248">
      <w:pPr>
        <w:pStyle w:val="ListParagraph"/>
        <w:numPr>
          <w:ilvl w:val="0"/>
          <w:numId w:val="120"/>
        </w:numPr>
        <w:spacing w:line="360" w:lineRule="auto"/>
        <w:rPr>
          <w:rFonts w:ascii="Times New Roman" w:hAnsi="Times New Roman" w:cs="Times New Roman"/>
        </w:rPr>
      </w:pPr>
      <w:r w:rsidRPr="00A10CFB">
        <w:rPr>
          <w:rFonts w:ascii="Times New Roman" w:hAnsi="Times New Roman" w:cs="Times New Roman"/>
        </w:rPr>
        <w:t>The basis of system architecture and wireframes as well as UI design choices</w:t>
      </w:r>
    </w:p>
    <w:p w14:paraId="5300D2B6" w14:textId="70E47989" w:rsidR="0025141C" w:rsidRPr="00A10CFB" w:rsidRDefault="0025141C" w:rsidP="00BB5248">
      <w:pPr>
        <w:spacing w:line="360" w:lineRule="auto"/>
        <w:rPr>
          <w:rFonts w:ascii="Times New Roman" w:hAnsi="Times New Roman" w:cs="Times New Roman"/>
        </w:rPr>
      </w:pPr>
      <w:r w:rsidRPr="00A10CFB">
        <w:rPr>
          <w:rFonts w:ascii="Times New Roman" w:hAnsi="Times New Roman" w:cs="Times New Roman"/>
        </w:rPr>
        <w:t>These needs informed the development of the whole JobiVerse, hence every module which includes resume writing with the assistance of AI to the recruiter dashboards were all based on the real needs of users.</w:t>
      </w:r>
    </w:p>
    <w:p w14:paraId="120967E1" w14:textId="77777777" w:rsidR="00D77563" w:rsidRPr="00A10CFB" w:rsidRDefault="00D77563" w:rsidP="00BB5248">
      <w:pPr>
        <w:spacing w:line="360" w:lineRule="auto"/>
        <w:rPr>
          <w:rFonts w:ascii="Times New Roman" w:hAnsi="Times New Roman" w:cs="Times New Roman"/>
        </w:rPr>
      </w:pPr>
    </w:p>
    <w:p w14:paraId="277DB3D7" w14:textId="30AEADAD" w:rsidR="00AF526D" w:rsidRPr="00A10CFB" w:rsidRDefault="00D77563" w:rsidP="00BB5248">
      <w:pPr>
        <w:pStyle w:val="Heading2"/>
        <w:spacing w:line="360" w:lineRule="auto"/>
        <w:jc w:val="both"/>
        <w:rPr>
          <w:rFonts w:ascii="Times New Roman" w:hAnsi="Times New Roman" w:cs="Times New Roman"/>
          <w:b/>
          <w:bCs/>
          <w:color w:val="auto"/>
          <w:sz w:val="24"/>
          <w:szCs w:val="24"/>
        </w:rPr>
      </w:pPr>
      <w:bookmarkStart w:id="49" w:name="_Toc203932201"/>
      <w:r w:rsidRPr="00A10CFB">
        <w:rPr>
          <w:rFonts w:ascii="Times New Roman" w:hAnsi="Times New Roman" w:cs="Times New Roman"/>
          <w:b/>
          <w:bCs/>
          <w:color w:val="auto"/>
          <w:sz w:val="24"/>
          <w:szCs w:val="24"/>
        </w:rPr>
        <w:t xml:space="preserve">3.3.     </w:t>
      </w:r>
      <w:r w:rsidR="00AF526D" w:rsidRPr="00A10CFB">
        <w:rPr>
          <w:rFonts w:ascii="Times New Roman" w:hAnsi="Times New Roman" w:cs="Times New Roman"/>
          <w:b/>
          <w:bCs/>
          <w:color w:val="auto"/>
          <w:sz w:val="24"/>
          <w:szCs w:val="24"/>
        </w:rPr>
        <w:t>Functional Requirements</w:t>
      </w:r>
      <w:bookmarkEnd w:id="49"/>
    </w:p>
    <w:p w14:paraId="1C691460" w14:textId="77777777" w:rsidR="00AF526D" w:rsidRPr="00A10CFB" w:rsidRDefault="00AF526D" w:rsidP="00BB5248">
      <w:pPr>
        <w:spacing w:line="360" w:lineRule="auto"/>
        <w:jc w:val="both"/>
        <w:rPr>
          <w:rFonts w:ascii="Times New Roman" w:hAnsi="Times New Roman" w:cs="Times New Roman"/>
        </w:rPr>
      </w:pPr>
      <w:r w:rsidRPr="00A10CFB">
        <w:rPr>
          <w:rFonts w:ascii="Times New Roman" w:hAnsi="Times New Roman" w:cs="Times New Roman"/>
        </w:rPr>
        <w:t>Therefore, the finding of stakeholders is important so that all the user needs and expectations are accounted in the system design. Working in a system, each stakeholder group brings in different perspectives to the system’s objective by which it creates the right feature to deliver effective value. The following are the Clients of JobiVerse:</w:t>
      </w:r>
    </w:p>
    <w:p w14:paraId="29634A4F" w14:textId="77777777" w:rsidR="00A363F7" w:rsidRPr="00A10CFB" w:rsidRDefault="00A363F7" w:rsidP="00BB5248">
      <w:pPr>
        <w:spacing w:line="360" w:lineRule="auto"/>
        <w:jc w:val="both"/>
        <w:rPr>
          <w:rFonts w:ascii="Times New Roman" w:hAnsi="Times New Roman" w:cs="Times New Roman"/>
        </w:rPr>
      </w:pPr>
    </w:p>
    <w:p w14:paraId="3E607404" w14:textId="77777777" w:rsidR="00A363F7" w:rsidRPr="00A10CFB" w:rsidRDefault="0033300A" w:rsidP="00BB5248">
      <w:pPr>
        <w:pStyle w:val="ListParagraph"/>
        <w:numPr>
          <w:ilvl w:val="0"/>
          <w:numId w:val="22"/>
        </w:numPr>
        <w:spacing w:line="360" w:lineRule="auto"/>
        <w:jc w:val="both"/>
        <w:rPr>
          <w:rFonts w:ascii="Times New Roman" w:hAnsi="Times New Roman" w:cs="Times New Roman"/>
          <w:b/>
          <w:bCs/>
        </w:rPr>
      </w:pPr>
      <w:r w:rsidRPr="00A10CFB">
        <w:rPr>
          <w:rFonts w:ascii="Times New Roman" w:hAnsi="Times New Roman" w:cs="Times New Roman"/>
          <w:b/>
          <w:bCs/>
        </w:rPr>
        <w:t>User Registration and Authentication</w:t>
      </w:r>
    </w:p>
    <w:p w14:paraId="0F2B79D3" w14:textId="77777777" w:rsidR="00A363F7" w:rsidRPr="00A10CFB" w:rsidRDefault="00A363F7" w:rsidP="00BB5248">
      <w:pPr>
        <w:pStyle w:val="ListParagraph"/>
        <w:numPr>
          <w:ilvl w:val="0"/>
          <w:numId w:val="23"/>
        </w:numPr>
        <w:spacing w:line="360" w:lineRule="auto"/>
        <w:jc w:val="both"/>
        <w:rPr>
          <w:rFonts w:ascii="Times New Roman" w:hAnsi="Times New Roman" w:cs="Times New Roman"/>
        </w:rPr>
      </w:pPr>
      <w:r w:rsidRPr="00A10CFB">
        <w:rPr>
          <w:rFonts w:ascii="Times New Roman" w:hAnsi="Times New Roman" w:cs="Times New Roman"/>
        </w:rPr>
        <w:t>The system</w:t>
      </w:r>
      <w:r w:rsidR="0033300A" w:rsidRPr="00A10CFB">
        <w:rPr>
          <w:rFonts w:ascii="Times New Roman" w:hAnsi="Times New Roman" w:cs="Times New Roman"/>
        </w:rPr>
        <w:t xml:space="preserve"> shall also permit job seekers and recruiters to create individual accounts.</w:t>
      </w:r>
    </w:p>
    <w:p w14:paraId="7078B4C9" w14:textId="77777777" w:rsidR="00A363F7" w:rsidRPr="00A10CFB" w:rsidRDefault="0033300A" w:rsidP="00BB5248">
      <w:pPr>
        <w:pStyle w:val="ListParagraph"/>
        <w:numPr>
          <w:ilvl w:val="0"/>
          <w:numId w:val="23"/>
        </w:numPr>
        <w:spacing w:line="360" w:lineRule="auto"/>
        <w:jc w:val="both"/>
        <w:rPr>
          <w:rFonts w:ascii="Times New Roman" w:hAnsi="Times New Roman" w:cs="Times New Roman"/>
        </w:rPr>
      </w:pPr>
      <w:r w:rsidRPr="00A10CFB">
        <w:rPr>
          <w:rFonts w:ascii="Times New Roman" w:hAnsi="Times New Roman" w:cs="Times New Roman"/>
        </w:rPr>
        <w:t>It shall provide secure login with username/password and will provide optional multiple level of authentication.</w:t>
      </w:r>
    </w:p>
    <w:p w14:paraId="3BC6344B" w14:textId="49556842" w:rsidR="0033300A" w:rsidRPr="00A10CFB" w:rsidRDefault="0033300A" w:rsidP="00BB5248">
      <w:pPr>
        <w:pStyle w:val="ListParagraph"/>
        <w:numPr>
          <w:ilvl w:val="0"/>
          <w:numId w:val="23"/>
        </w:numPr>
        <w:spacing w:line="360" w:lineRule="auto"/>
        <w:jc w:val="both"/>
        <w:rPr>
          <w:rFonts w:ascii="Times New Roman" w:hAnsi="Times New Roman" w:cs="Times New Roman"/>
          <w:b/>
          <w:bCs/>
        </w:rPr>
      </w:pPr>
      <w:r w:rsidRPr="00A10CFB">
        <w:rPr>
          <w:rFonts w:ascii="Times New Roman" w:hAnsi="Times New Roman" w:cs="Times New Roman"/>
        </w:rPr>
        <w:t>Upon registration, it should assign roles to users (job seekers or recruiters).</w:t>
      </w:r>
    </w:p>
    <w:p w14:paraId="4BA93129" w14:textId="77777777" w:rsidR="00A363F7" w:rsidRPr="00A10CFB" w:rsidRDefault="0033300A" w:rsidP="00BB5248">
      <w:pPr>
        <w:pStyle w:val="ListParagraph"/>
        <w:numPr>
          <w:ilvl w:val="0"/>
          <w:numId w:val="22"/>
        </w:numPr>
        <w:spacing w:line="360" w:lineRule="auto"/>
        <w:jc w:val="both"/>
        <w:rPr>
          <w:rFonts w:ascii="Times New Roman" w:hAnsi="Times New Roman" w:cs="Times New Roman"/>
          <w:b/>
          <w:bCs/>
        </w:rPr>
      </w:pPr>
      <w:r w:rsidRPr="00A10CFB">
        <w:rPr>
          <w:rFonts w:ascii="Times New Roman" w:hAnsi="Times New Roman" w:cs="Times New Roman"/>
          <w:b/>
          <w:bCs/>
        </w:rPr>
        <w:t xml:space="preserve"> Resume Upload and Resume Builder</w:t>
      </w:r>
    </w:p>
    <w:p w14:paraId="557F4749" w14:textId="77777777" w:rsidR="00A363F7" w:rsidRPr="00A10CFB" w:rsidRDefault="0033300A" w:rsidP="00BB5248">
      <w:pPr>
        <w:pStyle w:val="ListParagraph"/>
        <w:numPr>
          <w:ilvl w:val="0"/>
          <w:numId w:val="24"/>
        </w:numPr>
        <w:spacing w:line="360" w:lineRule="auto"/>
        <w:jc w:val="both"/>
        <w:rPr>
          <w:rFonts w:ascii="Times New Roman" w:hAnsi="Times New Roman" w:cs="Times New Roman"/>
        </w:rPr>
      </w:pPr>
      <w:r w:rsidRPr="00A10CFB">
        <w:rPr>
          <w:rFonts w:ascii="Times New Roman" w:hAnsi="Times New Roman" w:cs="Times New Roman"/>
        </w:rPr>
        <w:t>Users shall be able to upload their resumes in the conventional formats such as PDF and DOCX.</w:t>
      </w:r>
    </w:p>
    <w:p w14:paraId="7A38B00E" w14:textId="77777777" w:rsidR="00A363F7" w:rsidRPr="00A10CFB" w:rsidRDefault="0033300A" w:rsidP="00BB5248">
      <w:pPr>
        <w:pStyle w:val="ListParagraph"/>
        <w:numPr>
          <w:ilvl w:val="0"/>
          <w:numId w:val="24"/>
        </w:numPr>
        <w:spacing w:line="360" w:lineRule="auto"/>
        <w:jc w:val="both"/>
        <w:rPr>
          <w:rFonts w:ascii="Times New Roman" w:hAnsi="Times New Roman" w:cs="Times New Roman"/>
        </w:rPr>
      </w:pPr>
      <w:r w:rsidRPr="00A10CFB">
        <w:rPr>
          <w:rFonts w:ascii="Times New Roman" w:hAnsi="Times New Roman" w:cs="Times New Roman"/>
        </w:rPr>
        <w:t>It shall have an AI powered resume builder with input fields whereby all the personal, educational and professional information can be filled step by step.</w:t>
      </w:r>
    </w:p>
    <w:p w14:paraId="28A5DA52" w14:textId="0FFD0F17" w:rsidR="00AF526D" w:rsidRPr="00A10CFB" w:rsidRDefault="0033300A" w:rsidP="00BB5248">
      <w:pPr>
        <w:pStyle w:val="ListParagraph"/>
        <w:numPr>
          <w:ilvl w:val="0"/>
          <w:numId w:val="24"/>
        </w:numPr>
        <w:spacing w:line="360" w:lineRule="auto"/>
        <w:jc w:val="both"/>
        <w:rPr>
          <w:rFonts w:ascii="Times New Roman" w:hAnsi="Times New Roman" w:cs="Times New Roman"/>
          <w:b/>
          <w:bCs/>
        </w:rPr>
      </w:pPr>
      <w:r w:rsidRPr="00A10CFB">
        <w:rPr>
          <w:rFonts w:ascii="Times New Roman" w:hAnsi="Times New Roman" w:cs="Times New Roman"/>
        </w:rPr>
        <w:t>It means the builder will permit real time preview, and resume generation.</w:t>
      </w:r>
    </w:p>
    <w:p w14:paraId="3E37FBF5" w14:textId="77777777" w:rsidR="004E53BD" w:rsidRPr="00A10CFB" w:rsidRDefault="004E53BD" w:rsidP="00BB5248">
      <w:pPr>
        <w:pStyle w:val="ListParagraph"/>
        <w:numPr>
          <w:ilvl w:val="0"/>
          <w:numId w:val="22"/>
        </w:numPr>
        <w:spacing w:line="360" w:lineRule="auto"/>
        <w:jc w:val="both"/>
        <w:rPr>
          <w:rFonts w:ascii="Times New Roman" w:hAnsi="Times New Roman" w:cs="Times New Roman"/>
          <w:b/>
          <w:bCs/>
        </w:rPr>
      </w:pPr>
      <w:r w:rsidRPr="00A10CFB">
        <w:rPr>
          <w:rFonts w:ascii="Times New Roman" w:hAnsi="Times New Roman" w:cs="Times New Roman"/>
          <w:b/>
          <w:bCs/>
        </w:rPr>
        <w:t>Resume Parsing and Analysis</w:t>
      </w:r>
    </w:p>
    <w:p w14:paraId="30008E81" w14:textId="77777777" w:rsidR="004E53BD" w:rsidRPr="00A10CFB" w:rsidRDefault="004E53BD" w:rsidP="00BB5248">
      <w:pPr>
        <w:pStyle w:val="ListParagraph"/>
        <w:numPr>
          <w:ilvl w:val="0"/>
          <w:numId w:val="25"/>
        </w:numPr>
        <w:spacing w:line="360" w:lineRule="auto"/>
        <w:jc w:val="both"/>
        <w:rPr>
          <w:rFonts w:ascii="Times New Roman" w:hAnsi="Times New Roman" w:cs="Times New Roman"/>
        </w:rPr>
      </w:pPr>
      <w:r w:rsidRPr="00A10CFB">
        <w:rPr>
          <w:rFonts w:ascii="Times New Roman" w:hAnsi="Times New Roman" w:cs="Times New Roman"/>
        </w:rPr>
        <w:t>The key sections of metadata in the resume like contact information, education, work history, skills will be extracted by the system from uploaded resumes.</w:t>
      </w:r>
    </w:p>
    <w:p w14:paraId="47A9D76F" w14:textId="11860AEF" w:rsidR="004E53BD" w:rsidRPr="00A10CFB" w:rsidRDefault="004E53BD" w:rsidP="00BB5248">
      <w:pPr>
        <w:pStyle w:val="ListParagraph"/>
        <w:numPr>
          <w:ilvl w:val="0"/>
          <w:numId w:val="25"/>
        </w:numPr>
        <w:spacing w:line="360" w:lineRule="auto"/>
        <w:jc w:val="both"/>
        <w:rPr>
          <w:rFonts w:ascii="Times New Roman" w:hAnsi="Times New Roman" w:cs="Times New Roman"/>
          <w:b/>
          <w:bCs/>
        </w:rPr>
      </w:pPr>
      <w:r w:rsidRPr="00A10CFB">
        <w:rPr>
          <w:rFonts w:ascii="Times New Roman" w:hAnsi="Times New Roman" w:cs="Times New Roman"/>
        </w:rPr>
        <w:t>It will analyze resumes with NLP to generate the relevance score, the keyword density insight and the optimization suggesting.</w:t>
      </w:r>
    </w:p>
    <w:p w14:paraId="24E430DE" w14:textId="77777777" w:rsidR="004E53BD" w:rsidRPr="00A10CFB" w:rsidRDefault="004E53BD" w:rsidP="00BB5248">
      <w:pPr>
        <w:pStyle w:val="ListParagraph"/>
        <w:numPr>
          <w:ilvl w:val="0"/>
          <w:numId w:val="22"/>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Job Recommendation Engine</w:t>
      </w:r>
    </w:p>
    <w:p w14:paraId="2330C9D1" w14:textId="77777777" w:rsidR="004E53BD" w:rsidRPr="00A10CFB" w:rsidRDefault="004E53BD" w:rsidP="00BB5248">
      <w:pPr>
        <w:pStyle w:val="ListParagraph"/>
        <w:numPr>
          <w:ilvl w:val="0"/>
          <w:numId w:val="26"/>
        </w:numPr>
        <w:spacing w:line="360" w:lineRule="auto"/>
        <w:jc w:val="both"/>
        <w:rPr>
          <w:rFonts w:ascii="Times New Roman" w:hAnsi="Times New Roman" w:cs="Times New Roman"/>
        </w:rPr>
      </w:pPr>
      <w:r w:rsidRPr="00A10CFB">
        <w:rPr>
          <w:rFonts w:ascii="Times New Roman" w:hAnsi="Times New Roman" w:cs="Times New Roman"/>
        </w:rPr>
        <w:t>Jobs to users are to be recommended based on skill, experience and user profile preferences.</w:t>
      </w:r>
    </w:p>
    <w:p w14:paraId="4F84D0AF" w14:textId="77777777" w:rsidR="004E53BD" w:rsidRPr="00A10CFB" w:rsidRDefault="004E53BD" w:rsidP="00BB5248">
      <w:pPr>
        <w:pStyle w:val="ListParagraph"/>
        <w:numPr>
          <w:ilvl w:val="0"/>
          <w:numId w:val="26"/>
        </w:numPr>
        <w:spacing w:line="360" w:lineRule="auto"/>
        <w:jc w:val="both"/>
        <w:rPr>
          <w:rFonts w:ascii="Times New Roman" w:hAnsi="Times New Roman" w:cs="Times New Roman"/>
        </w:rPr>
      </w:pPr>
      <w:r w:rsidRPr="00A10CFB">
        <w:rPr>
          <w:rFonts w:ascii="Times New Roman" w:hAnsi="Times New Roman" w:cs="Times New Roman"/>
        </w:rPr>
        <w:t>AI algorithms shall be used to match personalized and predictive job.</w:t>
      </w:r>
    </w:p>
    <w:p w14:paraId="0FDECDF9" w14:textId="77777777" w:rsidR="004E53BD" w:rsidRPr="00A10CFB" w:rsidRDefault="004E53BD" w:rsidP="00BB5248">
      <w:pPr>
        <w:pStyle w:val="ListParagraph"/>
        <w:numPr>
          <w:ilvl w:val="0"/>
          <w:numId w:val="26"/>
        </w:numPr>
        <w:spacing w:line="360" w:lineRule="auto"/>
        <w:jc w:val="both"/>
        <w:rPr>
          <w:rFonts w:ascii="Times New Roman" w:hAnsi="Times New Roman" w:cs="Times New Roman"/>
          <w:b/>
          <w:bCs/>
        </w:rPr>
      </w:pPr>
      <w:r w:rsidRPr="00A10CFB">
        <w:rPr>
          <w:rFonts w:ascii="Times New Roman" w:hAnsi="Times New Roman" w:cs="Times New Roman"/>
        </w:rPr>
        <w:t>A dynamical updating of job recommendations to the recommendations based upon user activity and system feedback.</w:t>
      </w:r>
    </w:p>
    <w:p w14:paraId="6AA01A7A" w14:textId="77777777" w:rsidR="004E53BD" w:rsidRPr="00A10CFB" w:rsidRDefault="004E53BD" w:rsidP="00BB5248">
      <w:pPr>
        <w:pStyle w:val="ListParagraph"/>
        <w:numPr>
          <w:ilvl w:val="0"/>
          <w:numId w:val="22"/>
        </w:numPr>
        <w:spacing w:line="360" w:lineRule="auto"/>
        <w:jc w:val="both"/>
        <w:rPr>
          <w:rFonts w:ascii="Times New Roman" w:hAnsi="Times New Roman" w:cs="Times New Roman"/>
          <w:b/>
          <w:bCs/>
        </w:rPr>
      </w:pPr>
      <w:r w:rsidRPr="00A10CFB">
        <w:rPr>
          <w:rFonts w:ascii="Times New Roman" w:hAnsi="Times New Roman" w:cs="Times New Roman"/>
          <w:b/>
          <w:bCs/>
        </w:rPr>
        <w:t>Job Application Tracking and History</w:t>
      </w:r>
    </w:p>
    <w:p w14:paraId="53EE52BC" w14:textId="77777777" w:rsidR="004E53BD" w:rsidRPr="00A10CFB" w:rsidRDefault="004E53BD" w:rsidP="00BB5248">
      <w:pPr>
        <w:pStyle w:val="ListParagraph"/>
        <w:numPr>
          <w:ilvl w:val="0"/>
          <w:numId w:val="27"/>
        </w:numPr>
        <w:spacing w:line="360" w:lineRule="auto"/>
        <w:jc w:val="both"/>
        <w:rPr>
          <w:rFonts w:ascii="Times New Roman" w:hAnsi="Times New Roman" w:cs="Times New Roman"/>
        </w:rPr>
      </w:pPr>
      <w:r w:rsidRPr="00A10CFB">
        <w:rPr>
          <w:rFonts w:ascii="Times New Roman" w:hAnsi="Times New Roman" w:cs="Times New Roman"/>
        </w:rPr>
        <w:t>Users shall be able to apply to jobs directly from the platform.</w:t>
      </w:r>
    </w:p>
    <w:p w14:paraId="1529AC66" w14:textId="77777777" w:rsidR="004E53BD" w:rsidRPr="00A10CFB" w:rsidRDefault="004E53BD" w:rsidP="00BB5248">
      <w:pPr>
        <w:pStyle w:val="ListParagraph"/>
        <w:numPr>
          <w:ilvl w:val="0"/>
          <w:numId w:val="27"/>
        </w:numPr>
        <w:spacing w:line="360" w:lineRule="auto"/>
        <w:jc w:val="both"/>
        <w:rPr>
          <w:rFonts w:ascii="Times New Roman" w:hAnsi="Times New Roman" w:cs="Times New Roman"/>
        </w:rPr>
      </w:pPr>
      <w:r w:rsidRPr="00A10CFB">
        <w:rPr>
          <w:rFonts w:ascii="Times New Roman" w:hAnsi="Times New Roman" w:cs="Times New Roman"/>
        </w:rPr>
        <w:t>Each application status should be tracked by the users (submitted, under review, shortlisted).</w:t>
      </w:r>
    </w:p>
    <w:p w14:paraId="75EDBC94" w14:textId="18E1453B" w:rsidR="004E53BD" w:rsidRPr="00A10CFB" w:rsidRDefault="004E53BD" w:rsidP="00BB5248">
      <w:pPr>
        <w:pStyle w:val="ListParagraph"/>
        <w:numPr>
          <w:ilvl w:val="0"/>
          <w:numId w:val="27"/>
        </w:numPr>
        <w:spacing w:line="360" w:lineRule="auto"/>
        <w:jc w:val="both"/>
        <w:rPr>
          <w:rFonts w:ascii="Times New Roman" w:hAnsi="Times New Roman" w:cs="Times New Roman"/>
          <w:b/>
          <w:bCs/>
        </w:rPr>
      </w:pPr>
      <w:r w:rsidRPr="00A10CFB">
        <w:rPr>
          <w:rFonts w:ascii="Times New Roman" w:hAnsi="Times New Roman" w:cs="Times New Roman"/>
        </w:rPr>
        <w:t>Candidate applications will be viewable by the recruiter and the status of those applications will be updated by the recruiter.</w:t>
      </w:r>
    </w:p>
    <w:p w14:paraId="3C687E3D" w14:textId="77777777" w:rsidR="004E53BD" w:rsidRPr="00A10CFB" w:rsidRDefault="004E53BD" w:rsidP="00BB5248">
      <w:pPr>
        <w:spacing w:line="360" w:lineRule="auto"/>
        <w:jc w:val="both"/>
        <w:rPr>
          <w:rFonts w:ascii="Times New Roman" w:hAnsi="Times New Roman" w:cs="Times New Roman"/>
        </w:rPr>
      </w:pPr>
    </w:p>
    <w:p w14:paraId="445DCF51" w14:textId="77777777" w:rsidR="004E53BD" w:rsidRPr="00A10CFB" w:rsidRDefault="004E53BD" w:rsidP="00BB5248">
      <w:pPr>
        <w:pStyle w:val="ListParagraph"/>
        <w:numPr>
          <w:ilvl w:val="0"/>
          <w:numId w:val="22"/>
        </w:numPr>
        <w:spacing w:line="360" w:lineRule="auto"/>
        <w:jc w:val="both"/>
        <w:rPr>
          <w:rFonts w:ascii="Times New Roman" w:hAnsi="Times New Roman" w:cs="Times New Roman"/>
          <w:b/>
          <w:bCs/>
        </w:rPr>
      </w:pPr>
      <w:r w:rsidRPr="00A10CFB">
        <w:rPr>
          <w:rFonts w:ascii="Times New Roman" w:hAnsi="Times New Roman" w:cs="Times New Roman"/>
          <w:b/>
          <w:bCs/>
        </w:rPr>
        <w:t>Recruiter Dashboard and Job Management</w:t>
      </w:r>
    </w:p>
    <w:p w14:paraId="4754DAAE" w14:textId="77777777" w:rsidR="004E53BD" w:rsidRPr="00A10CFB" w:rsidRDefault="004E53BD" w:rsidP="00BB5248">
      <w:pPr>
        <w:pStyle w:val="ListParagraph"/>
        <w:numPr>
          <w:ilvl w:val="0"/>
          <w:numId w:val="28"/>
        </w:numPr>
        <w:spacing w:line="360" w:lineRule="auto"/>
        <w:jc w:val="both"/>
        <w:rPr>
          <w:rFonts w:ascii="Times New Roman" w:hAnsi="Times New Roman" w:cs="Times New Roman"/>
        </w:rPr>
      </w:pPr>
      <w:r w:rsidRPr="00A10CFB">
        <w:rPr>
          <w:rFonts w:ascii="Times New Roman" w:hAnsi="Times New Roman" w:cs="Times New Roman"/>
        </w:rPr>
        <w:t>With detailed description and requirements of new job vacancies, recruiters will be able to post new job vacancies.</w:t>
      </w:r>
    </w:p>
    <w:p w14:paraId="2C2A0024" w14:textId="77777777" w:rsidR="004E53BD" w:rsidRPr="00A10CFB" w:rsidRDefault="004E53BD" w:rsidP="00BB5248">
      <w:pPr>
        <w:pStyle w:val="ListParagraph"/>
        <w:numPr>
          <w:ilvl w:val="0"/>
          <w:numId w:val="28"/>
        </w:numPr>
        <w:spacing w:line="360" w:lineRule="auto"/>
        <w:jc w:val="both"/>
        <w:rPr>
          <w:rFonts w:ascii="Times New Roman" w:hAnsi="Times New Roman" w:cs="Times New Roman"/>
        </w:rPr>
      </w:pPr>
      <w:r w:rsidRPr="00A10CFB">
        <w:rPr>
          <w:rFonts w:ascii="Times New Roman" w:hAnsi="Times New Roman" w:cs="Times New Roman"/>
        </w:rPr>
        <w:t>Custom criteria will empower them to filter and search through resumes of candidate resumes.</w:t>
      </w:r>
    </w:p>
    <w:p w14:paraId="619C7E7E" w14:textId="0A319B93" w:rsidR="004E53BD" w:rsidRPr="00A10CFB" w:rsidRDefault="004E53BD" w:rsidP="00BB5248">
      <w:pPr>
        <w:pStyle w:val="ListParagraph"/>
        <w:numPr>
          <w:ilvl w:val="0"/>
          <w:numId w:val="28"/>
        </w:numPr>
        <w:spacing w:line="360" w:lineRule="auto"/>
        <w:jc w:val="both"/>
        <w:rPr>
          <w:rFonts w:ascii="Times New Roman" w:hAnsi="Times New Roman" w:cs="Times New Roman"/>
          <w:b/>
          <w:bCs/>
        </w:rPr>
      </w:pPr>
      <w:r w:rsidRPr="00A10CFB">
        <w:rPr>
          <w:rFonts w:ascii="Times New Roman" w:hAnsi="Times New Roman" w:cs="Times New Roman"/>
        </w:rPr>
        <w:t>They need to have access to some analytics around application trends, response rates and hiring results.</w:t>
      </w:r>
    </w:p>
    <w:p w14:paraId="4DB2691B" w14:textId="6DCB4D7E" w:rsidR="00935F6E" w:rsidRPr="00A10CFB" w:rsidRDefault="00D77563" w:rsidP="00BB5248">
      <w:pPr>
        <w:pStyle w:val="Heading2"/>
        <w:spacing w:line="360" w:lineRule="auto"/>
        <w:jc w:val="both"/>
        <w:rPr>
          <w:rFonts w:ascii="Times New Roman" w:hAnsi="Times New Roman" w:cs="Times New Roman"/>
          <w:b/>
          <w:bCs/>
          <w:color w:val="auto"/>
          <w:sz w:val="24"/>
          <w:szCs w:val="24"/>
        </w:rPr>
      </w:pPr>
      <w:bookmarkStart w:id="50" w:name="_Toc203932202"/>
      <w:r w:rsidRPr="00A10CFB">
        <w:rPr>
          <w:rFonts w:ascii="Times New Roman" w:hAnsi="Times New Roman" w:cs="Times New Roman"/>
          <w:b/>
          <w:bCs/>
          <w:color w:val="auto"/>
          <w:sz w:val="24"/>
          <w:szCs w:val="24"/>
        </w:rPr>
        <w:t xml:space="preserve">3.4.     </w:t>
      </w:r>
      <w:r w:rsidR="00935F6E" w:rsidRPr="00A10CFB">
        <w:rPr>
          <w:rFonts w:ascii="Times New Roman" w:hAnsi="Times New Roman" w:cs="Times New Roman"/>
          <w:b/>
          <w:bCs/>
          <w:color w:val="auto"/>
          <w:sz w:val="24"/>
          <w:szCs w:val="24"/>
        </w:rPr>
        <w:t>Non-Functional Requirements</w:t>
      </w:r>
      <w:bookmarkEnd w:id="50"/>
    </w:p>
    <w:p w14:paraId="12D59A08" w14:textId="2E660F3D" w:rsidR="00891CBE" w:rsidRPr="00A10CFB" w:rsidRDefault="00891CBE" w:rsidP="00BB5248">
      <w:pPr>
        <w:spacing w:line="360" w:lineRule="auto"/>
        <w:jc w:val="both"/>
        <w:rPr>
          <w:rFonts w:ascii="Times New Roman" w:hAnsi="Times New Roman" w:cs="Times New Roman"/>
        </w:rPr>
      </w:pPr>
      <w:r w:rsidRPr="00A10CFB">
        <w:rPr>
          <w:rFonts w:ascii="Times New Roman" w:hAnsi="Times New Roman" w:cs="Times New Roman"/>
        </w:rPr>
        <w:t>These are non functional requirements (NFR) of JobiVerse system. Instead, they concentrate on performance instead of what the system does. These additional characteristics ensure that in case of the software’s reliability, efficiency and functionality change, there won’t be any damages due to the software.</w:t>
      </w:r>
    </w:p>
    <w:p w14:paraId="5071C2BF" w14:textId="1A46DAFE" w:rsidR="00891CBE" w:rsidRPr="00A10CFB" w:rsidRDefault="00891CBE" w:rsidP="00BB5248">
      <w:pPr>
        <w:pStyle w:val="ListParagraph"/>
        <w:numPr>
          <w:ilvl w:val="0"/>
          <w:numId w:val="37"/>
        </w:numPr>
        <w:spacing w:line="360" w:lineRule="auto"/>
        <w:jc w:val="both"/>
        <w:rPr>
          <w:rFonts w:ascii="Times New Roman" w:hAnsi="Times New Roman" w:cs="Times New Roman"/>
          <w:b/>
          <w:bCs/>
        </w:rPr>
      </w:pPr>
      <w:r w:rsidRPr="00A10CFB">
        <w:rPr>
          <w:rFonts w:ascii="Times New Roman" w:hAnsi="Times New Roman" w:cs="Times New Roman"/>
          <w:b/>
          <w:bCs/>
        </w:rPr>
        <w:t>Performance</w:t>
      </w:r>
    </w:p>
    <w:p w14:paraId="7E693DC3" w14:textId="77777777" w:rsidR="00891CBE" w:rsidRPr="00A10CFB" w:rsidRDefault="00891CBE" w:rsidP="00BB5248">
      <w:pPr>
        <w:pStyle w:val="ListParagraph"/>
        <w:numPr>
          <w:ilvl w:val="0"/>
          <w:numId w:val="30"/>
        </w:numPr>
        <w:spacing w:line="360" w:lineRule="auto"/>
        <w:jc w:val="both"/>
        <w:rPr>
          <w:rFonts w:ascii="Times New Roman" w:hAnsi="Times New Roman" w:cs="Times New Roman"/>
        </w:rPr>
      </w:pPr>
      <w:r w:rsidRPr="00A10CFB">
        <w:rPr>
          <w:rFonts w:ascii="Times New Roman" w:hAnsi="Times New Roman" w:cs="Times New Roman"/>
        </w:rPr>
        <w:t>Under normal load, the user actions should cause the system to respond within 2 seconds.</w:t>
      </w:r>
    </w:p>
    <w:p w14:paraId="427B4F9F" w14:textId="77777777" w:rsidR="00151BBA" w:rsidRPr="00A10CFB" w:rsidRDefault="00891CBE" w:rsidP="00BB5248">
      <w:pPr>
        <w:pStyle w:val="ListParagraph"/>
        <w:numPr>
          <w:ilvl w:val="0"/>
          <w:numId w:val="30"/>
        </w:numPr>
        <w:spacing w:line="360" w:lineRule="auto"/>
        <w:jc w:val="both"/>
        <w:rPr>
          <w:rFonts w:ascii="Times New Roman" w:hAnsi="Times New Roman" w:cs="Times New Roman"/>
          <w:b/>
          <w:bCs/>
        </w:rPr>
      </w:pPr>
      <w:r w:rsidRPr="00A10CFB">
        <w:rPr>
          <w:rFonts w:ascii="Times New Roman" w:hAnsi="Times New Roman" w:cs="Times New Roman"/>
        </w:rPr>
        <w:t>It has to resume parsing and job recommendation processing in 5 seconds or less.</w:t>
      </w:r>
    </w:p>
    <w:p w14:paraId="30DC9E8C" w14:textId="6017D766" w:rsidR="00891CBE" w:rsidRPr="00A10CFB" w:rsidRDefault="00891CBE" w:rsidP="00BB5248">
      <w:pPr>
        <w:pStyle w:val="ListParagraph"/>
        <w:numPr>
          <w:ilvl w:val="0"/>
          <w:numId w:val="37"/>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Scalability</w:t>
      </w:r>
    </w:p>
    <w:p w14:paraId="73714945" w14:textId="77777777" w:rsidR="00891CBE" w:rsidRPr="00A10CFB" w:rsidRDefault="00891CBE" w:rsidP="00BB5248">
      <w:pPr>
        <w:pStyle w:val="ListParagraph"/>
        <w:numPr>
          <w:ilvl w:val="0"/>
          <w:numId w:val="31"/>
        </w:numPr>
        <w:spacing w:line="360" w:lineRule="auto"/>
        <w:jc w:val="both"/>
        <w:rPr>
          <w:rFonts w:ascii="Times New Roman" w:hAnsi="Times New Roman" w:cs="Times New Roman"/>
        </w:rPr>
      </w:pPr>
      <w:r w:rsidRPr="00A10CFB">
        <w:rPr>
          <w:rFonts w:ascii="Times New Roman" w:hAnsi="Times New Roman" w:cs="Times New Roman"/>
        </w:rPr>
        <w:t>It has to be able to scale horizontally as the user base becomes larger, especially during the peak recruitment months.</w:t>
      </w:r>
    </w:p>
    <w:p w14:paraId="3689C220" w14:textId="77777777" w:rsidR="00151BBA" w:rsidRPr="00A10CFB" w:rsidRDefault="00891CBE" w:rsidP="00BB5248">
      <w:pPr>
        <w:pStyle w:val="ListParagraph"/>
        <w:numPr>
          <w:ilvl w:val="0"/>
          <w:numId w:val="31"/>
        </w:numPr>
        <w:spacing w:line="360" w:lineRule="auto"/>
        <w:jc w:val="both"/>
        <w:rPr>
          <w:rFonts w:ascii="Times New Roman" w:hAnsi="Times New Roman" w:cs="Times New Roman"/>
          <w:b/>
          <w:bCs/>
        </w:rPr>
      </w:pPr>
      <w:r w:rsidRPr="00A10CFB">
        <w:rPr>
          <w:rFonts w:ascii="Times New Roman" w:hAnsi="Times New Roman" w:cs="Times New Roman"/>
        </w:rPr>
        <w:t>This should support cloud based infrastructure under this occasion of spike in the activity.</w:t>
      </w:r>
    </w:p>
    <w:p w14:paraId="68FE93AF" w14:textId="56DAE488" w:rsidR="00891CBE" w:rsidRPr="00A10CFB" w:rsidRDefault="00891CBE" w:rsidP="00BB5248">
      <w:pPr>
        <w:pStyle w:val="ListParagraph"/>
        <w:numPr>
          <w:ilvl w:val="0"/>
          <w:numId w:val="37"/>
        </w:numPr>
        <w:spacing w:line="360" w:lineRule="auto"/>
        <w:jc w:val="both"/>
        <w:rPr>
          <w:rFonts w:ascii="Times New Roman" w:hAnsi="Times New Roman" w:cs="Times New Roman"/>
          <w:b/>
          <w:bCs/>
        </w:rPr>
      </w:pPr>
      <w:r w:rsidRPr="00A10CFB">
        <w:rPr>
          <w:rFonts w:ascii="Times New Roman" w:hAnsi="Times New Roman" w:cs="Times New Roman"/>
          <w:b/>
          <w:bCs/>
        </w:rPr>
        <w:t>Usability</w:t>
      </w:r>
    </w:p>
    <w:p w14:paraId="6FF09711" w14:textId="77777777" w:rsidR="00891CBE" w:rsidRPr="00A10CFB" w:rsidRDefault="00891CBE" w:rsidP="00BB5248">
      <w:pPr>
        <w:pStyle w:val="ListParagraph"/>
        <w:numPr>
          <w:ilvl w:val="0"/>
          <w:numId w:val="32"/>
        </w:numPr>
        <w:spacing w:line="360" w:lineRule="auto"/>
        <w:jc w:val="both"/>
        <w:rPr>
          <w:rFonts w:ascii="Times New Roman" w:hAnsi="Times New Roman" w:cs="Times New Roman"/>
        </w:rPr>
      </w:pPr>
      <w:r w:rsidRPr="00A10CFB">
        <w:rPr>
          <w:rFonts w:ascii="Times New Roman" w:hAnsi="Times New Roman" w:cs="Times New Roman"/>
        </w:rPr>
        <w:t>It should have a consistent user interface across all the devices and screen sizes.</w:t>
      </w:r>
    </w:p>
    <w:p w14:paraId="2BB118AB" w14:textId="588B3802" w:rsidR="00891CBE" w:rsidRPr="00A10CFB" w:rsidRDefault="00891CBE" w:rsidP="00BB5248">
      <w:pPr>
        <w:pStyle w:val="ListParagraph"/>
        <w:numPr>
          <w:ilvl w:val="0"/>
          <w:numId w:val="32"/>
        </w:numPr>
        <w:spacing w:line="360" w:lineRule="auto"/>
        <w:jc w:val="both"/>
        <w:rPr>
          <w:rFonts w:ascii="Times New Roman" w:hAnsi="Times New Roman" w:cs="Times New Roman"/>
          <w:b/>
          <w:bCs/>
        </w:rPr>
      </w:pPr>
      <w:r w:rsidRPr="00A10CFB">
        <w:rPr>
          <w:rFonts w:ascii="Times New Roman" w:hAnsi="Times New Roman" w:cs="Times New Roman"/>
        </w:rPr>
        <w:t>We are supporting the users with disabilities by following the standard accessibility guidelines WCAG 2.1.</w:t>
      </w:r>
    </w:p>
    <w:p w14:paraId="2AC083DC" w14:textId="1879757A" w:rsidR="00BD3286" w:rsidRPr="00A10CFB" w:rsidRDefault="00BD3286" w:rsidP="00BB5248">
      <w:pPr>
        <w:pStyle w:val="ListParagraph"/>
        <w:numPr>
          <w:ilvl w:val="0"/>
          <w:numId w:val="37"/>
        </w:numPr>
        <w:spacing w:line="360" w:lineRule="auto"/>
        <w:jc w:val="both"/>
        <w:rPr>
          <w:rFonts w:ascii="Times New Roman" w:hAnsi="Times New Roman" w:cs="Times New Roman"/>
          <w:b/>
          <w:bCs/>
        </w:rPr>
      </w:pPr>
      <w:r w:rsidRPr="00A10CFB">
        <w:rPr>
          <w:rFonts w:ascii="Times New Roman" w:hAnsi="Times New Roman" w:cs="Times New Roman"/>
          <w:b/>
          <w:bCs/>
        </w:rPr>
        <w:t>Security</w:t>
      </w:r>
    </w:p>
    <w:p w14:paraId="471002C2" w14:textId="77777777" w:rsidR="00BD3286" w:rsidRPr="00A10CFB" w:rsidRDefault="00BD3286" w:rsidP="00BB5248">
      <w:pPr>
        <w:pStyle w:val="ListParagraph"/>
        <w:numPr>
          <w:ilvl w:val="0"/>
          <w:numId w:val="34"/>
        </w:numPr>
        <w:spacing w:line="360" w:lineRule="auto"/>
        <w:jc w:val="both"/>
        <w:rPr>
          <w:rFonts w:ascii="Times New Roman" w:hAnsi="Times New Roman" w:cs="Times New Roman"/>
        </w:rPr>
      </w:pPr>
      <w:r w:rsidRPr="00A10CFB">
        <w:rPr>
          <w:rFonts w:ascii="Times New Roman" w:hAnsi="Times New Roman" w:cs="Times New Roman"/>
        </w:rPr>
        <w:t>When it come to data encryption, all user data should be encrypted in rest and in transit, using industry standard protocols.</w:t>
      </w:r>
    </w:p>
    <w:p w14:paraId="5208EF6B" w14:textId="77777777" w:rsidR="00BD3286" w:rsidRPr="00A10CFB" w:rsidRDefault="00BD3286" w:rsidP="00BB5248">
      <w:pPr>
        <w:pStyle w:val="ListParagraph"/>
        <w:numPr>
          <w:ilvl w:val="0"/>
          <w:numId w:val="34"/>
        </w:numPr>
        <w:spacing w:line="360" w:lineRule="auto"/>
        <w:jc w:val="both"/>
        <w:rPr>
          <w:rFonts w:ascii="Times New Roman" w:hAnsi="Times New Roman" w:cs="Times New Roman"/>
        </w:rPr>
      </w:pPr>
      <w:r w:rsidRPr="00A10CFB">
        <w:rPr>
          <w:rFonts w:ascii="Times New Roman" w:hAnsi="Times New Roman" w:cs="Times New Roman"/>
        </w:rPr>
        <w:t>Access should be prevented based on role to the extent possible.</w:t>
      </w:r>
    </w:p>
    <w:p w14:paraId="1FE2B5A8" w14:textId="27C7C13D" w:rsidR="00BD3286" w:rsidRPr="00A10CFB" w:rsidRDefault="00BD3286" w:rsidP="00BB5248">
      <w:pPr>
        <w:pStyle w:val="ListParagraph"/>
        <w:numPr>
          <w:ilvl w:val="0"/>
          <w:numId w:val="34"/>
        </w:numPr>
        <w:spacing w:line="360" w:lineRule="auto"/>
        <w:jc w:val="both"/>
        <w:rPr>
          <w:rFonts w:ascii="Times New Roman" w:hAnsi="Times New Roman" w:cs="Times New Roman"/>
          <w:b/>
          <w:bCs/>
        </w:rPr>
      </w:pPr>
      <w:r w:rsidRPr="00A10CFB">
        <w:rPr>
          <w:rFonts w:ascii="Times New Roman" w:hAnsi="Times New Roman" w:cs="Times New Roman"/>
        </w:rPr>
        <w:t>GDPR and local data protection regulation must be followed by the system.</w:t>
      </w:r>
    </w:p>
    <w:p w14:paraId="0534C133" w14:textId="77777777" w:rsidR="00BD3286" w:rsidRPr="00A10CFB" w:rsidRDefault="00BD3286" w:rsidP="00BB5248">
      <w:pPr>
        <w:spacing w:line="360" w:lineRule="auto"/>
        <w:jc w:val="both"/>
        <w:rPr>
          <w:rFonts w:ascii="Times New Roman" w:hAnsi="Times New Roman" w:cs="Times New Roman"/>
          <w:b/>
          <w:bCs/>
        </w:rPr>
      </w:pPr>
    </w:p>
    <w:p w14:paraId="1AD3F39D" w14:textId="77777777" w:rsidR="00BD3286" w:rsidRPr="00A10CFB" w:rsidRDefault="00BD3286" w:rsidP="00BB5248">
      <w:pPr>
        <w:spacing w:line="360" w:lineRule="auto"/>
        <w:jc w:val="both"/>
        <w:rPr>
          <w:rFonts w:ascii="Times New Roman" w:hAnsi="Times New Roman" w:cs="Times New Roman"/>
          <w:b/>
          <w:bCs/>
        </w:rPr>
      </w:pPr>
    </w:p>
    <w:p w14:paraId="4077B486" w14:textId="29BF1524" w:rsidR="00BD3286" w:rsidRPr="00A10CFB" w:rsidRDefault="00BD3286" w:rsidP="00BB5248">
      <w:pPr>
        <w:pStyle w:val="ListParagraph"/>
        <w:numPr>
          <w:ilvl w:val="0"/>
          <w:numId w:val="37"/>
        </w:numPr>
        <w:spacing w:line="360" w:lineRule="auto"/>
        <w:jc w:val="both"/>
        <w:rPr>
          <w:rFonts w:ascii="Times New Roman" w:hAnsi="Times New Roman" w:cs="Times New Roman"/>
          <w:b/>
          <w:bCs/>
        </w:rPr>
      </w:pPr>
      <w:r w:rsidRPr="00A10CFB">
        <w:rPr>
          <w:rFonts w:ascii="Times New Roman" w:hAnsi="Times New Roman" w:cs="Times New Roman"/>
          <w:b/>
          <w:bCs/>
        </w:rPr>
        <w:t>Maintainability</w:t>
      </w:r>
    </w:p>
    <w:p w14:paraId="123FF232" w14:textId="77777777" w:rsidR="00BD3286" w:rsidRPr="00A10CFB" w:rsidRDefault="00BD3286" w:rsidP="00BB5248">
      <w:pPr>
        <w:pStyle w:val="ListParagraph"/>
        <w:numPr>
          <w:ilvl w:val="0"/>
          <w:numId w:val="35"/>
        </w:numPr>
        <w:spacing w:line="360" w:lineRule="auto"/>
        <w:jc w:val="both"/>
        <w:rPr>
          <w:rFonts w:ascii="Times New Roman" w:hAnsi="Times New Roman" w:cs="Times New Roman"/>
        </w:rPr>
      </w:pPr>
      <w:r w:rsidRPr="00A10CFB">
        <w:rPr>
          <w:rFonts w:ascii="Times New Roman" w:hAnsi="Times New Roman" w:cs="Times New Roman"/>
        </w:rPr>
        <w:t>Modular design principles should be followed by this codebase so the updates can be less of a hassle.</w:t>
      </w:r>
    </w:p>
    <w:p w14:paraId="76153CDB" w14:textId="579BC31A" w:rsidR="00BD3286" w:rsidRPr="00A10CFB" w:rsidRDefault="00BD3286" w:rsidP="00BB5248">
      <w:pPr>
        <w:pStyle w:val="ListParagraph"/>
        <w:numPr>
          <w:ilvl w:val="0"/>
          <w:numId w:val="35"/>
        </w:numPr>
        <w:spacing w:line="360" w:lineRule="auto"/>
        <w:jc w:val="both"/>
        <w:rPr>
          <w:rFonts w:ascii="Times New Roman" w:hAnsi="Times New Roman" w:cs="Times New Roman"/>
          <w:b/>
          <w:bCs/>
        </w:rPr>
      </w:pPr>
      <w:r w:rsidRPr="00A10CFB">
        <w:rPr>
          <w:rFonts w:ascii="Times New Roman" w:hAnsi="Times New Roman" w:cs="Times New Roman"/>
        </w:rPr>
        <w:t>The logs, from System and from Monitoring tools, must be integrated to facilitate troubleshooting and the maintenance.</w:t>
      </w:r>
    </w:p>
    <w:p w14:paraId="6542CA25" w14:textId="77777777" w:rsidR="00BD3286" w:rsidRPr="00A10CFB" w:rsidRDefault="00BD3286" w:rsidP="00BB5248">
      <w:pPr>
        <w:pStyle w:val="ListParagraph"/>
        <w:numPr>
          <w:ilvl w:val="0"/>
          <w:numId w:val="37"/>
        </w:numPr>
        <w:spacing w:line="360" w:lineRule="auto"/>
        <w:jc w:val="both"/>
        <w:rPr>
          <w:rFonts w:ascii="Times New Roman" w:hAnsi="Times New Roman" w:cs="Times New Roman"/>
          <w:b/>
          <w:bCs/>
        </w:rPr>
      </w:pPr>
      <w:r w:rsidRPr="00A10CFB">
        <w:rPr>
          <w:rFonts w:ascii="Times New Roman" w:hAnsi="Times New Roman" w:cs="Times New Roman"/>
          <w:b/>
          <w:bCs/>
        </w:rPr>
        <w:t xml:space="preserve"> Reliability and Availability</w:t>
      </w:r>
    </w:p>
    <w:p w14:paraId="34A01F87" w14:textId="77777777" w:rsidR="00BD3286" w:rsidRPr="00A10CFB" w:rsidRDefault="00BD3286" w:rsidP="00BB5248">
      <w:pPr>
        <w:pStyle w:val="ListParagraph"/>
        <w:numPr>
          <w:ilvl w:val="0"/>
          <w:numId w:val="36"/>
        </w:numPr>
        <w:spacing w:line="360" w:lineRule="auto"/>
        <w:jc w:val="both"/>
        <w:rPr>
          <w:rFonts w:ascii="Times New Roman" w:hAnsi="Times New Roman" w:cs="Times New Roman"/>
        </w:rPr>
      </w:pPr>
      <w:r w:rsidRPr="00A10CFB">
        <w:rPr>
          <w:rFonts w:ascii="Times New Roman" w:hAnsi="Times New Roman" w:cs="Times New Roman"/>
        </w:rPr>
        <w:t>Backup and failover systems should be present on the platform to achieve 99.9% uptime.</w:t>
      </w:r>
    </w:p>
    <w:p w14:paraId="33FB3C55" w14:textId="35EBDD93" w:rsidR="00BD3286" w:rsidRPr="00A10CFB" w:rsidRDefault="00BD3286" w:rsidP="00BB5248">
      <w:pPr>
        <w:pStyle w:val="ListParagraph"/>
        <w:numPr>
          <w:ilvl w:val="0"/>
          <w:numId w:val="36"/>
        </w:numPr>
        <w:spacing w:line="360" w:lineRule="auto"/>
        <w:jc w:val="both"/>
        <w:rPr>
          <w:rFonts w:ascii="Times New Roman" w:hAnsi="Times New Roman" w:cs="Times New Roman"/>
          <w:b/>
          <w:bCs/>
        </w:rPr>
      </w:pPr>
      <w:r w:rsidRPr="00A10CFB">
        <w:rPr>
          <w:rFonts w:ascii="Times New Roman" w:hAnsi="Times New Roman" w:cs="Times New Roman"/>
        </w:rPr>
        <w:t>When it happens, scheduled maintenance should be minimal and communicated in advance to users.</w:t>
      </w:r>
    </w:p>
    <w:p w14:paraId="37E664F2" w14:textId="75E1C8CC" w:rsidR="00751253" w:rsidRPr="00A10CFB" w:rsidRDefault="00D20072" w:rsidP="00BB5248">
      <w:pPr>
        <w:spacing w:line="360" w:lineRule="auto"/>
        <w:jc w:val="both"/>
        <w:rPr>
          <w:rFonts w:ascii="Times New Roman" w:hAnsi="Times New Roman" w:cs="Times New Roman"/>
        </w:rPr>
      </w:pPr>
      <w:r w:rsidRPr="00A10CFB">
        <w:rPr>
          <w:rFonts w:ascii="Times New Roman" w:hAnsi="Times New Roman" w:cs="Times New Roman"/>
        </w:rPr>
        <w:t>These are the functional and non-functional requirements which collectively make sure that JobiVerse is not only feature rich but also highly stable, secure, and should be ready for scaling to a very large level.</w:t>
      </w:r>
    </w:p>
    <w:p w14:paraId="6608D472" w14:textId="77777777" w:rsidR="00D77563" w:rsidRPr="00A10CFB" w:rsidRDefault="00D77563" w:rsidP="00BB5248">
      <w:pPr>
        <w:spacing w:line="360" w:lineRule="auto"/>
        <w:jc w:val="both"/>
        <w:rPr>
          <w:rFonts w:ascii="Times New Roman" w:hAnsi="Times New Roman" w:cs="Times New Roman"/>
        </w:rPr>
      </w:pPr>
    </w:p>
    <w:p w14:paraId="14B2608B" w14:textId="4F93FF32" w:rsidR="00073746" w:rsidRPr="00A10CFB" w:rsidRDefault="00D77563" w:rsidP="00BB5248">
      <w:pPr>
        <w:pStyle w:val="Heading2"/>
        <w:spacing w:line="360" w:lineRule="auto"/>
        <w:jc w:val="both"/>
        <w:rPr>
          <w:rFonts w:ascii="Times New Roman" w:hAnsi="Times New Roman" w:cs="Times New Roman"/>
          <w:b/>
          <w:bCs/>
          <w:color w:val="auto"/>
          <w:sz w:val="24"/>
          <w:szCs w:val="24"/>
        </w:rPr>
      </w:pPr>
      <w:bookmarkStart w:id="51" w:name="_Toc203932203"/>
      <w:r w:rsidRPr="00A10CFB">
        <w:rPr>
          <w:rFonts w:ascii="Times New Roman" w:hAnsi="Times New Roman" w:cs="Times New Roman"/>
          <w:b/>
          <w:bCs/>
          <w:color w:val="auto"/>
          <w:sz w:val="24"/>
          <w:szCs w:val="24"/>
        </w:rPr>
        <w:t xml:space="preserve">3.5.     </w:t>
      </w:r>
      <w:r w:rsidR="00073746" w:rsidRPr="00A10CFB">
        <w:rPr>
          <w:rFonts w:ascii="Times New Roman" w:hAnsi="Times New Roman" w:cs="Times New Roman"/>
          <w:b/>
          <w:bCs/>
          <w:color w:val="auto"/>
          <w:sz w:val="24"/>
          <w:szCs w:val="24"/>
        </w:rPr>
        <w:t>User Case Design and Description</w:t>
      </w:r>
      <w:bookmarkEnd w:id="51"/>
    </w:p>
    <w:p w14:paraId="11DCFCA2" w14:textId="7C075DE6" w:rsidR="00285DB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The use case design phase gives the means with a structured and visual way to describe what the user wants from a function point of view. This helps in profiling out how the users would be interacting with different components of the system with a goal. This section contains a summary of tabular form, summarizing all use cases, and then it has detailed descriptions of each use case.</w:t>
      </w:r>
    </w:p>
    <w:p w14:paraId="4EAEF495" w14:textId="63EF3CAA" w:rsidR="00285DB8" w:rsidRPr="00A10CFB" w:rsidRDefault="00285DB8" w:rsidP="00BB5248">
      <w:pPr>
        <w:pStyle w:val="Caption"/>
        <w:keepNext/>
        <w:spacing w:line="360" w:lineRule="auto"/>
        <w:jc w:val="both"/>
        <w:rPr>
          <w:rFonts w:ascii="Times New Roman" w:hAnsi="Times New Roman" w:cs="Times New Roman"/>
        </w:rPr>
      </w:pPr>
      <w:r w:rsidRPr="00A10CFB">
        <w:rPr>
          <w:rFonts w:ascii="Times New Roman" w:hAnsi="Times New Roman" w:cs="Times New Roman"/>
        </w:rPr>
        <w:t xml:space="preserve">Table </w:t>
      </w:r>
      <w:r w:rsidRPr="00A10CFB">
        <w:rPr>
          <w:rFonts w:ascii="Times New Roman" w:hAnsi="Times New Roman" w:cs="Times New Roman"/>
        </w:rPr>
        <w:fldChar w:fldCharType="begin"/>
      </w:r>
      <w:r w:rsidRPr="00A10CFB">
        <w:rPr>
          <w:rFonts w:ascii="Times New Roman" w:hAnsi="Times New Roman" w:cs="Times New Roman"/>
        </w:rPr>
        <w:instrText xml:space="preserve"> SEQ Table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2</w:t>
      </w:r>
      <w:r w:rsidRPr="00A10CFB">
        <w:rPr>
          <w:rFonts w:ascii="Times New Roman" w:hAnsi="Times New Roman" w:cs="Times New Roman"/>
        </w:rPr>
        <w:fldChar w:fldCharType="end"/>
      </w:r>
      <w:r w:rsidR="00BB4329" w:rsidRPr="00A10CFB">
        <w:rPr>
          <w:rFonts w:ascii="Times New Roman" w:hAnsi="Times New Roman" w:cs="Times New Roman"/>
        </w:rPr>
        <w:t xml:space="preserve">: </w:t>
      </w:r>
      <w:r w:rsidRPr="00A10CFB">
        <w:rPr>
          <w:rFonts w:ascii="Times New Roman" w:hAnsi="Times New Roman" w:cs="Times New Roman"/>
        </w:rPr>
        <w:t>Use Case Table</w:t>
      </w:r>
    </w:p>
    <w:tbl>
      <w:tblPr>
        <w:tblStyle w:val="TableGrid"/>
        <w:tblW w:w="5000" w:type="pct"/>
        <w:tblLook w:val="04A0" w:firstRow="1" w:lastRow="0" w:firstColumn="1" w:lastColumn="0" w:noHBand="0" w:noVBand="1"/>
      </w:tblPr>
      <w:tblGrid>
        <w:gridCol w:w="1526"/>
        <w:gridCol w:w="3259"/>
        <w:gridCol w:w="1960"/>
        <w:gridCol w:w="2605"/>
      </w:tblGrid>
      <w:tr w:rsidR="004F2168" w:rsidRPr="00A10CFB" w14:paraId="74179210" w14:textId="77777777" w:rsidTr="006018DB">
        <w:tc>
          <w:tcPr>
            <w:tcW w:w="816" w:type="pct"/>
          </w:tcPr>
          <w:p w14:paraId="7B90AB5E" w14:textId="760394AC" w:rsidR="004F2168" w:rsidRPr="00A10CFB" w:rsidRDefault="004F2168" w:rsidP="00BB5248">
            <w:pPr>
              <w:spacing w:line="360" w:lineRule="auto"/>
              <w:jc w:val="both"/>
              <w:rPr>
                <w:rFonts w:ascii="Times New Roman" w:hAnsi="Times New Roman" w:cs="Times New Roman"/>
                <w:b/>
                <w:bCs/>
              </w:rPr>
            </w:pPr>
            <w:r w:rsidRPr="00A10CFB">
              <w:rPr>
                <w:rFonts w:ascii="Times New Roman" w:hAnsi="Times New Roman" w:cs="Times New Roman"/>
                <w:b/>
                <w:bCs/>
              </w:rPr>
              <w:t>Use Case ID</w:t>
            </w:r>
          </w:p>
        </w:tc>
        <w:tc>
          <w:tcPr>
            <w:tcW w:w="1743" w:type="pct"/>
          </w:tcPr>
          <w:p w14:paraId="780B2696" w14:textId="1EDB835D" w:rsidR="004F2168" w:rsidRPr="00A10CFB" w:rsidRDefault="004F2168" w:rsidP="00BB5248">
            <w:pPr>
              <w:spacing w:line="360" w:lineRule="auto"/>
              <w:jc w:val="both"/>
              <w:rPr>
                <w:rFonts w:ascii="Times New Roman" w:hAnsi="Times New Roman" w:cs="Times New Roman"/>
                <w:b/>
                <w:bCs/>
              </w:rPr>
            </w:pPr>
            <w:r w:rsidRPr="00A10CFB">
              <w:rPr>
                <w:rFonts w:ascii="Times New Roman" w:hAnsi="Times New Roman" w:cs="Times New Roman"/>
                <w:b/>
                <w:bCs/>
              </w:rPr>
              <w:t>Use Case Title</w:t>
            </w:r>
          </w:p>
        </w:tc>
        <w:tc>
          <w:tcPr>
            <w:tcW w:w="1048" w:type="pct"/>
          </w:tcPr>
          <w:p w14:paraId="5ED448FE" w14:textId="5240C62C" w:rsidR="004F2168" w:rsidRPr="00A10CFB" w:rsidRDefault="004F2168" w:rsidP="00BB5248">
            <w:pPr>
              <w:spacing w:line="360" w:lineRule="auto"/>
              <w:jc w:val="both"/>
              <w:rPr>
                <w:rFonts w:ascii="Times New Roman" w:hAnsi="Times New Roman" w:cs="Times New Roman"/>
                <w:b/>
                <w:bCs/>
              </w:rPr>
            </w:pPr>
            <w:r w:rsidRPr="00A10CFB">
              <w:rPr>
                <w:rFonts w:ascii="Times New Roman" w:hAnsi="Times New Roman" w:cs="Times New Roman"/>
                <w:b/>
                <w:bCs/>
              </w:rPr>
              <w:t>Primary Actor</w:t>
            </w:r>
          </w:p>
        </w:tc>
        <w:tc>
          <w:tcPr>
            <w:tcW w:w="1393" w:type="pct"/>
          </w:tcPr>
          <w:p w14:paraId="110125E6" w14:textId="6DC3034E" w:rsidR="004F2168" w:rsidRPr="00A10CFB" w:rsidRDefault="004F2168" w:rsidP="00BB5248">
            <w:pPr>
              <w:spacing w:line="360" w:lineRule="auto"/>
              <w:jc w:val="both"/>
              <w:rPr>
                <w:rFonts w:ascii="Times New Roman" w:hAnsi="Times New Roman" w:cs="Times New Roman"/>
                <w:b/>
                <w:bCs/>
              </w:rPr>
            </w:pPr>
            <w:r w:rsidRPr="00A10CFB">
              <w:rPr>
                <w:rFonts w:ascii="Times New Roman" w:hAnsi="Times New Roman" w:cs="Times New Roman"/>
                <w:b/>
                <w:bCs/>
              </w:rPr>
              <w:t>Description</w:t>
            </w:r>
          </w:p>
        </w:tc>
      </w:tr>
      <w:tr w:rsidR="004F2168" w:rsidRPr="00A10CFB" w14:paraId="2968D60F" w14:textId="77777777" w:rsidTr="006018DB">
        <w:tc>
          <w:tcPr>
            <w:tcW w:w="816" w:type="pct"/>
          </w:tcPr>
          <w:p w14:paraId="474B61C7" w14:textId="6F302CBA"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UC1</w:t>
            </w:r>
          </w:p>
        </w:tc>
        <w:tc>
          <w:tcPr>
            <w:tcW w:w="1743" w:type="pct"/>
          </w:tcPr>
          <w:p w14:paraId="31F2F3C6" w14:textId="44300CB3"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User Registration and Login</w:t>
            </w:r>
          </w:p>
        </w:tc>
        <w:tc>
          <w:tcPr>
            <w:tcW w:w="1048" w:type="pct"/>
          </w:tcPr>
          <w:p w14:paraId="507EBCA9" w14:textId="0D9EBF70"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Job Seeker and Recruiter</w:t>
            </w:r>
          </w:p>
        </w:tc>
        <w:tc>
          <w:tcPr>
            <w:tcW w:w="1393" w:type="pct"/>
          </w:tcPr>
          <w:p w14:paraId="29186F0C" w14:textId="791442AB"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 users to securely create accounts and access their dashboards.</w:t>
            </w:r>
          </w:p>
        </w:tc>
      </w:tr>
      <w:tr w:rsidR="004F2168" w:rsidRPr="00A10CFB" w14:paraId="7ADD8A18" w14:textId="77777777" w:rsidTr="006018DB">
        <w:tc>
          <w:tcPr>
            <w:tcW w:w="816" w:type="pct"/>
          </w:tcPr>
          <w:p w14:paraId="35E8C7DB" w14:textId="4AE2BE25"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UC2</w:t>
            </w:r>
          </w:p>
        </w:tc>
        <w:tc>
          <w:tcPr>
            <w:tcW w:w="1743" w:type="pct"/>
          </w:tcPr>
          <w:p w14:paraId="3E47DE32" w14:textId="7B9A5388" w:rsidR="004F2168" w:rsidRPr="00A10CFB" w:rsidRDefault="00CD2505" w:rsidP="00BB5248">
            <w:pPr>
              <w:spacing w:line="360" w:lineRule="auto"/>
              <w:jc w:val="both"/>
              <w:rPr>
                <w:rFonts w:ascii="Times New Roman" w:hAnsi="Times New Roman" w:cs="Times New Roman"/>
              </w:rPr>
            </w:pPr>
            <w:r w:rsidRPr="00A10CFB">
              <w:rPr>
                <w:rFonts w:ascii="Times New Roman" w:hAnsi="Times New Roman" w:cs="Times New Roman"/>
              </w:rPr>
              <w:t>Profile Creation</w:t>
            </w:r>
          </w:p>
        </w:tc>
        <w:tc>
          <w:tcPr>
            <w:tcW w:w="1048" w:type="pct"/>
          </w:tcPr>
          <w:p w14:paraId="6624027F" w14:textId="5D135548"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Job Seeker</w:t>
            </w:r>
            <w:r w:rsidR="00CD2505" w:rsidRPr="00A10CFB">
              <w:rPr>
                <w:rFonts w:ascii="Times New Roman" w:hAnsi="Times New Roman" w:cs="Times New Roman"/>
              </w:rPr>
              <w:t xml:space="preserve"> and Recruiters</w:t>
            </w:r>
          </w:p>
        </w:tc>
        <w:tc>
          <w:tcPr>
            <w:tcW w:w="1393" w:type="pct"/>
          </w:tcPr>
          <w:p w14:paraId="0E80B647" w14:textId="35C83205"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 users to input their data like Education, Experience, Skills and preferences.</w:t>
            </w:r>
          </w:p>
        </w:tc>
      </w:tr>
      <w:tr w:rsidR="004F2168" w:rsidRPr="00A10CFB" w14:paraId="1772D9E0" w14:textId="77777777" w:rsidTr="006018DB">
        <w:tc>
          <w:tcPr>
            <w:tcW w:w="816" w:type="pct"/>
          </w:tcPr>
          <w:p w14:paraId="2007C5CA" w14:textId="3260FC0F"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UC3</w:t>
            </w:r>
          </w:p>
        </w:tc>
        <w:tc>
          <w:tcPr>
            <w:tcW w:w="1743" w:type="pct"/>
          </w:tcPr>
          <w:p w14:paraId="653B8EA7" w14:textId="6BA38B70"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Build Resume using AI Tool</w:t>
            </w:r>
          </w:p>
        </w:tc>
        <w:tc>
          <w:tcPr>
            <w:tcW w:w="1048" w:type="pct"/>
          </w:tcPr>
          <w:p w14:paraId="38DC8651" w14:textId="3823AEBD"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Job Seeker</w:t>
            </w:r>
          </w:p>
        </w:tc>
        <w:tc>
          <w:tcPr>
            <w:tcW w:w="1393" w:type="pct"/>
          </w:tcPr>
          <w:p w14:paraId="7F19AF9B" w14:textId="7B31C6D2"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Allows users to build resumes using step by step AI powered template</w:t>
            </w:r>
          </w:p>
        </w:tc>
      </w:tr>
      <w:tr w:rsidR="004F2168" w:rsidRPr="00A10CFB" w14:paraId="7D866AB6" w14:textId="77777777" w:rsidTr="006018DB">
        <w:tc>
          <w:tcPr>
            <w:tcW w:w="816" w:type="pct"/>
          </w:tcPr>
          <w:p w14:paraId="2C1D36ED" w14:textId="0342DB37"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UC4</w:t>
            </w:r>
          </w:p>
        </w:tc>
        <w:tc>
          <w:tcPr>
            <w:tcW w:w="1743" w:type="pct"/>
          </w:tcPr>
          <w:p w14:paraId="77D0DFB0" w14:textId="69C7E671"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Resume Analysis and Feedback</w:t>
            </w:r>
          </w:p>
        </w:tc>
        <w:tc>
          <w:tcPr>
            <w:tcW w:w="1048" w:type="pct"/>
          </w:tcPr>
          <w:p w14:paraId="2322489E" w14:textId="778058EC"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Job Seeker</w:t>
            </w:r>
          </w:p>
        </w:tc>
        <w:tc>
          <w:tcPr>
            <w:tcW w:w="1393" w:type="pct"/>
          </w:tcPr>
          <w:p w14:paraId="75489B9A" w14:textId="3D648C88"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Provides relevance scores and improvement recommendations for uploaded resumes.</w:t>
            </w:r>
          </w:p>
        </w:tc>
      </w:tr>
      <w:tr w:rsidR="004F2168" w:rsidRPr="00A10CFB" w14:paraId="610E5CF0" w14:textId="77777777" w:rsidTr="006018DB">
        <w:tc>
          <w:tcPr>
            <w:tcW w:w="816" w:type="pct"/>
          </w:tcPr>
          <w:p w14:paraId="28B8CD6B" w14:textId="1A393DDD"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UC5</w:t>
            </w:r>
          </w:p>
        </w:tc>
        <w:tc>
          <w:tcPr>
            <w:tcW w:w="1743" w:type="pct"/>
          </w:tcPr>
          <w:p w14:paraId="54AD3ABE" w14:textId="1A7EE96C"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Job Recommendation</w:t>
            </w:r>
          </w:p>
        </w:tc>
        <w:tc>
          <w:tcPr>
            <w:tcW w:w="1048" w:type="pct"/>
          </w:tcPr>
          <w:p w14:paraId="14B35FB2" w14:textId="73414145"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Job Seeker</w:t>
            </w:r>
          </w:p>
        </w:tc>
        <w:tc>
          <w:tcPr>
            <w:tcW w:w="1393" w:type="pct"/>
          </w:tcPr>
          <w:p w14:paraId="406AECE1" w14:textId="6682AC32"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Suggest jobs to users based on their profile.</w:t>
            </w:r>
          </w:p>
        </w:tc>
      </w:tr>
      <w:tr w:rsidR="004F2168" w:rsidRPr="00A10CFB" w14:paraId="5D9ADEC5" w14:textId="77777777" w:rsidTr="006018DB">
        <w:tc>
          <w:tcPr>
            <w:tcW w:w="816" w:type="pct"/>
          </w:tcPr>
          <w:p w14:paraId="7F103DEC" w14:textId="12A39ECD"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UC6</w:t>
            </w:r>
          </w:p>
        </w:tc>
        <w:tc>
          <w:tcPr>
            <w:tcW w:w="1743" w:type="pct"/>
          </w:tcPr>
          <w:p w14:paraId="2D2485AA" w14:textId="3AD2E017"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Post a Job</w:t>
            </w:r>
          </w:p>
        </w:tc>
        <w:tc>
          <w:tcPr>
            <w:tcW w:w="1048" w:type="pct"/>
          </w:tcPr>
          <w:p w14:paraId="6D289935" w14:textId="65613480"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Recruiter</w:t>
            </w:r>
          </w:p>
        </w:tc>
        <w:tc>
          <w:tcPr>
            <w:tcW w:w="1393" w:type="pct"/>
          </w:tcPr>
          <w:p w14:paraId="498A66E9" w14:textId="25E171B3"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 recruiters to post job listings for job seekers to view and apply.</w:t>
            </w:r>
          </w:p>
        </w:tc>
      </w:tr>
      <w:tr w:rsidR="004F2168" w:rsidRPr="00A10CFB" w14:paraId="260EBE76" w14:textId="77777777" w:rsidTr="006018DB">
        <w:tc>
          <w:tcPr>
            <w:tcW w:w="816" w:type="pct"/>
          </w:tcPr>
          <w:p w14:paraId="19611B83" w14:textId="3874E506"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lastRenderedPageBreak/>
              <w:t>UC7</w:t>
            </w:r>
          </w:p>
        </w:tc>
        <w:tc>
          <w:tcPr>
            <w:tcW w:w="1743" w:type="pct"/>
          </w:tcPr>
          <w:p w14:paraId="3D69324D" w14:textId="09D0B732"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Manage Applications</w:t>
            </w:r>
          </w:p>
        </w:tc>
        <w:tc>
          <w:tcPr>
            <w:tcW w:w="1048" w:type="pct"/>
          </w:tcPr>
          <w:p w14:paraId="07BB9948" w14:textId="53F40C84"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Recruiter</w:t>
            </w:r>
          </w:p>
        </w:tc>
        <w:tc>
          <w:tcPr>
            <w:tcW w:w="1393" w:type="pct"/>
          </w:tcPr>
          <w:p w14:paraId="42F40273" w14:textId="724933A1"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 recruiters to view and filter the received job applications.</w:t>
            </w:r>
          </w:p>
        </w:tc>
      </w:tr>
      <w:tr w:rsidR="004F2168" w:rsidRPr="00A10CFB" w14:paraId="71773892" w14:textId="77777777" w:rsidTr="006018DB">
        <w:tc>
          <w:tcPr>
            <w:tcW w:w="816" w:type="pct"/>
          </w:tcPr>
          <w:p w14:paraId="1EAD6FB0" w14:textId="7AFEB2DF"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UC8</w:t>
            </w:r>
          </w:p>
        </w:tc>
        <w:tc>
          <w:tcPr>
            <w:tcW w:w="1743" w:type="pct"/>
          </w:tcPr>
          <w:p w14:paraId="7EA27CF7" w14:textId="1A8DB969"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Schedule Interview</w:t>
            </w:r>
          </w:p>
        </w:tc>
        <w:tc>
          <w:tcPr>
            <w:tcW w:w="1048" w:type="pct"/>
          </w:tcPr>
          <w:p w14:paraId="3AA0FB41" w14:textId="6B9228A5"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Recruiter</w:t>
            </w:r>
          </w:p>
        </w:tc>
        <w:tc>
          <w:tcPr>
            <w:tcW w:w="1393" w:type="pct"/>
          </w:tcPr>
          <w:p w14:paraId="4CD3B944" w14:textId="0D2DFC92"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 recruiters to schedule interviews with short-listed candidates.</w:t>
            </w:r>
          </w:p>
        </w:tc>
      </w:tr>
      <w:tr w:rsidR="004F2168" w:rsidRPr="00A10CFB" w14:paraId="2D0BDE98" w14:textId="77777777" w:rsidTr="006018DB">
        <w:tc>
          <w:tcPr>
            <w:tcW w:w="816" w:type="pct"/>
          </w:tcPr>
          <w:p w14:paraId="05C23533" w14:textId="21385C1F"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UC9</w:t>
            </w:r>
          </w:p>
        </w:tc>
        <w:tc>
          <w:tcPr>
            <w:tcW w:w="1743" w:type="pct"/>
          </w:tcPr>
          <w:p w14:paraId="067F9842" w14:textId="19C1A38A"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Conduct Interview</w:t>
            </w:r>
          </w:p>
        </w:tc>
        <w:tc>
          <w:tcPr>
            <w:tcW w:w="1048" w:type="pct"/>
          </w:tcPr>
          <w:p w14:paraId="6800CE54" w14:textId="2F8B539B" w:rsidR="004F2168" w:rsidRPr="00A10CFB" w:rsidRDefault="004F2168" w:rsidP="00BB5248">
            <w:pPr>
              <w:spacing w:line="360" w:lineRule="auto"/>
              <w:jc w:val="both"/>
              <w:rPr>
                <w:rFonts w:ascii="Times New Roman" w:hAnsi="Times New Roman" w:cs="Times New Roman"/>
              </w:rPr>
            </w:pPr>
            <w:r w:rsidRPr="00A10CFB">
              <w:rPr>
                <w:rFonts w:ascii="Times New Roman" w:hAnsi="Times New Roman" w:cs="Times New Roman"/>
              </w:rPr>
              <w:t>Recruiter</w:t>
            </w:r>
          </w:p>
        </w:tc>
        <w:tc>
          <w:tcPr>
            <w:tcW w:w="1393" w:type="pct"/>
          </w:tcPr>
          <w:p w14:paraId="01F848C2" w14:textId="158E01D8" w:rsidR="004F2168" w:rsidRPr="00A10CFB" w:rsidRDefault="006018DB" w:rsidP="00BB5248">
            <w:pPr>
              <w:spacing w:line="360" w:lineRule="auto"/>
              <w:jc w:val="both"/>
              <w:rPr>
                <w:rFonts w:ascii="Times New Roman" w:hAnsi="Times New Roman" w:cs="Times New Roman"/>
              </w:rPr>
            </w:pPr>
            <w:r w:rsidRPr="00A10CFB">
              <w:rPr>
                <w:rFonts w:ascii="Times New Roman" w:hAnsi="Times New Roman" w:cs="Times New Roman"/>
              </w:rPr>
              <w:t>Allow recruiters to conduct online virtual interviews.</w:t>
            </w:r>
          </w:p>
        </w:tc>
      </w:tr>
    </w:tbl>
    <w:p w14:paraId="79C81DB6" w14:textId="77777777" w:rsidR="004F2168" w:rsidRPr="00A10CFB" w:rsidRDefault="004F2168" w:rsidP="00BB5248">
      <w:pPr>
        <w:spacing w:line="360" w:lineRule="auto"/>
        <w:jc w:val="both"/>
        <w:rPr>
          <w:rFonts w:ascii="Times New Roman" w:hAnsi="Times New Roman" w:cs="Times New Roman"/>
        </w:rPr>
      </w:pPr>
    </w:p>
    <w:p w14:paraId="3F2D7427" w14:textId="77777777" w:rsidR="00A350FA" w:rsidRPr="00A10CFB" w:rsidRDefault="00A350FA" w:rsidP="00BB5248">
      <w:pPr>
        <w:spacing w:line="360" w:lineRule="auto"/>
        <w:jc w:val="both"/>
        <w:rPr>
          <w:rFonts w:ascii="Times New Roman" w:hAnsi="Times New Roman" w:cs="Times New Roman"/>
        </w:rPr>
      </w:pPr>
    </w:p>
    <w:p w14:paraId="566315CD" w14:textId="77777777" w:rsidR="001525A1" w:rsidRPr="00A10CFB" w:rsidRDefault="001525A1" w:rsidP="00BB5248">
      <w:pPr>
        <w:spacing w:line="360" w:lineRule="auto"/>
        <w:jc w:val="both"/>
        <w:rPr>
          <w:rFonts w:ascii="Times New Roman" w:hAnsi="Times New Roman" w:cs="Times New Roman"/>
        </w:rPr>
      </w:pPr>
    </w:p>
    <w:p w14:paraId="3824CB52" w14:textId="77777777" w:rsidR="003778EC" w:rsidRPr="00A10CFB" w:rsidRDefault="00606F13" w:rsidP="00BB5248">
      <w:pPr>
        <w:keepNext/>
        <w:spacing w:line="360" w:lineRule="auto"/>
        <w:jc w:val="both"/>
        <w:rPr>
          <w:rFonts w:ascii="Times New Roman" w:hAnsi="Times New Roman" w:cs="Times New Roman"/>
        </w:rPr>
      </w:pPr>
      <w:r w:rsidRPr="00A10CFB">
        <w:rPr>
          <w:rFonts w:ascii="Times New Roman" w:hAnsi="Times New Roman" w:cs="Times New Roman"/>
          <w:noProof/>
        </w:rPr>
        <w:lastRenderedPageBreak/>
        <w:drawing>
          <wp:inline distT="0" distB="0" distL="0" distR="0" wp14:anchorId="43A5238E" wp14:editId="352D8704">
            <wp:extent cx="6151880" cy="4770783"/>
            <wp:effectExtent l="0" t="0" r="1270" b="0"/>
            <wp:docPr id="406595441"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61335" cy="4778115"/>
                    </a:xfrm>
                    <a:prstGeom prst="rect">
                      <a:avLst/>
                    </a:prstGeom>
                    <a:noFill/>
                    <a:ln>
                      <a:noFill/>
                    </a:ln>
                  </pic:spPr>
                </pic:pic>
              </a:graphicData>
            </a:graphic>
          </wp:inline>
        </w:drawing>
      </w:r>
    </w:p>
    <w:p w14:paraId="48FDDE42" w14:textId="1CBCC7AD" w:rsidR="00751253" w:rsidRPr="00A10CFB" w:rsidRDefault="003778EC" w:rsidP="00BB5248">
      <w:pPr>
        <w:pStyle w:val="Caption"/>
        <w:spacing w:line="360" w:lineRule="auto"/>
        <w:jc w:val="both"/>
        <w:rPr>
          <w:rFonts w:ascii="Times New Roman" w:hAnsi="Times New Roman" w:cs="Times New Roman"/>
        </w:rPr>
      </w:pPr>
      <w:bookmarkStart w:id="52" w:name="_Toc200993838"/>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2</w:t>
      </w:r>
      <w:r w:rsidRPr="00A10CFB">
        <w:rPr>
          <w:rFonts w:ascii="Times New Roman" w:hAnsi="Times New Roman" w:cs="Times New Roman"/>
        </w:rPr>
        <w:fldChar w:fldCharType="end"/>
      </w:r>
      <w:r w:rsidRPr="00A10CFB">
        <w:rPr>
          <w:rFonts w:ascii="Times New Roman" w:hAnsi="Times New Roman" w:cs="Times New Roman"/>
        </w:rPr>
        <w:t>: User Case Diagram</w:t>
      </w:r>
      <w:bookmarkEnd w:id="52"/>
    </w:p>
    <w:p w14:paraId="103F8721" w14:textId="77777777" w:rsidR="00606F13" w:rsidRPr="00A10CFB" w:rsidRDefault="00606F13" w:rsidP="00BB5248">
      <w:pPr>
        <w:spacing w:line="360" w:lineRule="auto"/>
        <w:jc w:val="both"/>
        <w:rPr>
          <w:rFonts w:ascii="Times New Roman" w:hAnsi="Times New Roman" w:cs="Times New Roman"/>
        </w:rPr>
      </w:pPr>
    </w:p>
    <w:p w14:paraId="0A13BACC" w14:textId="5ECC54D1" w:rsidR="00CD2505" w:rsidRPr="00A10CFB" w:rsidRDefault="00A350FA" w:rsidP="00BB5248">
      <w:pPr>
        <w:pStyle w:val="ListParagraph"/>
        <w:numPr>
          <w:ilvl w:val="2"/>
          <w:numId w:val="48"/>
        </w:numPr>
        <w:spacing w:line="360" w:lineRule="auto"/>
        <w:jc w:val="both"/>
        <w:rPr>
          <w:rFonts w:ascii="Times New Roman" w:hAnsi="Times New Roman" w:cs="Times New Roman"/>
          <w:b/>
          <w:bCs/>
        </w:rPr>
      </w:pPr>
      <w:r w:rsidRPr="00A10CFB">
        <w:rPr>
          <w:rFonts w:ascii="Times New Roman" w:hAnsi="Times New Roman" w:cs="Times New Roman"/>
          <w:b/>
          <w:bCs/>
        </w:rPr>
        <w:t xml:space="preserve">User Registration and Signup </w:t>
      </w:r>
    </w:p>
    <w:p w14:paraId="739743D9" w14:textId="77777777" w:rsidR="00A350FA" w:rsidRPr="00A10CFB" w:rsidRDefault="00A350FA" w:rsidP="00BB5248">
      <w:pPr>
        <w:pStyle w:val="ListParagraph"/>
        <w:numPr>
          <w:ilvl w:val="0"/>
          <w:numId w:val="43"/>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Job Seekers and Recruiters</w:t>
      </w:r>
    </w:p>
    <w:p w14:paraId="0D12C46F" w14:textId="77777777" w:rsidR="00A350FA" w:rsidRPr="00A10CFB" w:rsidRDefault="00A350FA" w:rsidP="00BB5248">
      <w:pPr>
        <w:pStyle w:val="ListParagraph"/>
        <w:numPr>
          <w:ilvl w:val="0"/>
          <w:numId w:val="43"/>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User has access to valid email address and internet Connection.</w:t>
      </w:r>
    </w:p>
    <w:p w14:paraId="24069FAE" w14:textId="77777777" w:rsidR="00A350FA" w:rsidRPr="00A10CFB" w:rsidRDefault="00A350FA" w:rsidP="00BB5248">
      <w:pPr>
        <w:pStyle w:val="ListParagraph"/>
        <w:numPr>
          <w:ilvl w:val="0"/>
          <w:numId w:val="43"/>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Allow users to securely create accounts and access their dashboards.</w:t>
      </w:r>
    </w:p>
    <w:p w14:paraId="4AB9700F" w14:textId="5D14820C" w:rsidR="00A350FA" w:rsidRPr="00A10CFB" w:rsidRDefault="00A350FA" w:rsidP="00BB5248">
      <w:pPr>
        <w:pStyle w:val="ListParagraph"/>
        <w:numPr>
          <w:ilvl w:val="0"/>
          <w:numId w:val="43"/>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The user is registered or authenticated and has been given access to their dashboards.</w:t>
      </w:r>
    </w:p>
    <w:p w14:paraId="3768C9B5" w14:textId="53D90F4B" w:rsidR="00CD2505" w:rsidRPr="00A10CFB" w:rsidRDefault="00CD2505"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3" w:name="_Toc203932204"/>
      <w:r w:rsidRPr="00A10CFB">
        <w:rPr>
          <w:rFonts w:ascii="Times New Roman" w:hAnsi="Times New Roman" w:cs="Times New Roman"/>
          <w:b/>
          <w:bCs/>
          <w:color w:val="auto"/>
          <w:sz w:val="24"/>
          <w:szCs w:val="24"/>
        </w:rPr>
        <w:t>Profile Creation</w:t>
      </w:r>
      <w:bookmarkEnd w:id="53"/>
    </w:p>
    <w:p w14:paraId="29DF3A85" w14:textId="77777777" w:rsidR="00CD2505" w:rsidRPr="00A10CFB" w:rsidRDefault="00CD2505" w:rsidP="00BB5248">
      <w:pPr>
        <w:pStyle w:val="ListParagraph"/>
        <w:numPr>
          <w:ilvl w:val="0"/>
          <w:numId w:val="40"/>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Job Seekers and Recruiters</w:t>
      </w:r>
    </w:p>
    <w:p w14:paraId="73D4C58C" w14:textId="6288C662" w:rsidR="00CD2505" w:rsidRPr="00A10CFB" w:rsidRDefault="00CD2505" w:rsidP="00BB5248">
      <w:pPr>
        <w:pStyle w:val="ListParagraph"/>
        <w:numPr>
          <w:ilvl w:val="0"/>
          <w:numId w:val="40"/>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User has verified account.</w:t>
      </w:r>
    </w:p>
    <w:p w14:paraId="44AB85C5" w14:textId="07269EE8" w:rsidR="00CD2505" w:rsidRPr="00A10CFB" w:rsidRDefault="00CD2505" w:rsidP="00BB5248">
      <w:pPr>
        <w:pStyle w:val="ListParagraph"/>
        <w:numPr>
          <w:ilvl w:val="0"/>
          <w:numId w:val="40"/>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 xml:space="preserve">Descriptions: </w:t>
      </w:r>
      <w:r w:rsidRPr="00A10CFB">
        <w:rPr>
          <w:rFonts w:ascii="Times New Roman" w:hAnsi="Times New Roman" w:cs="Times New Roman"/>
        </w:rPr>
        <w:t>Allow users to input their data like Education, Experience, Skills and preferences.</w:t>
      </w:r>
    </w:p>
    <w:p w14:paraId="27D1112E" w14:textId="7BB8B601" w:rsidR="00CD2505" w:rsidRPr="00A10CFB" w:rsidRDefault="00CD2505" w:rsidP="00BB5248">
      <w:pPr>
        <w:pStyle w:val="ListParagraph"/>
        <w:numPr>
          <w:ilvl w:val="0"/>
          <w:numId w:val="40"/>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The profile is successfully created.</w:t>
      </w:r>
    </w:p>
    <w:p w14:paraId="01AE6ADF" w14:textId="79B346B8" w:rsidR="00CD2505" w:rsidRPr="00A10CFB" w:rsidRDefault="00CD2505"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4" w:name="_Toc203932205"/>
      <w:r w:rsidRPr="00A10CFB">
        <w:rPr>
          <w:rFonts w:ascii="Times New Roman" w:hAnsi="Times New Roman" w:cs="Times New Roman"/>
          <w:b/>
          <w:bCs/>
          <w:color w:val="auto"/>
          <w:sz w:val="24"/>
          <w:szCs w:val="24"/>
        </w:rPr>
        <w:t>Build Resume using AI tool</w:t>
      </w:r>
      <w:bookmarkEnd w:id="54"/>
    </w:p>
    <w:p w14:paraId="20E58A72" w14:textId="04F2D610" w:rsidR="00CD2505" w:rsidRPr="00A10CFB" w:rsidRDefault="00CD2505" w:rsidP="00BB5248">
      <w:pPr>
        <w:pStyle w:val="ListParagraph"/>
        <w:numPr>
          <w:ilvl w:val="0"/>
          <w:numId w:val="41"/>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Job Seekers</w:t>
      </w:r>
    </w:p>
    <w:p w14:paraId="20FCFD19" w14:textId="3660B4B6" w:rsidR="00CD2505" w:rsidRPr="00A10CFB" w:rsidRDefault="00CD2505" w:rsidP="00BB5248">
      <w:pPr>
        <w:pStyle w:val="ListParagraph"/>
        <w:numPr>
          <w:ilvl w:val="0"/>
          <w:numId w:val="41"/>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Allows users to build resumes using step by step AI powered template</w:t>
      </w:r>
    </w:p>
    <w:p w14:paraId="24867F13" w14:textId="77777777" w:rsidR="00CD2505" w:rsidRPr="00A10CFB" w:rsidRDefault="00CD2505" w:rsidP="00BB5248">
      <w:pPr>
        <w:pStyle w:val="ListParagraph"/>
        <w:numPr>
          <w:ilvl w:val="0"/>
          <w:numId w:val="41"/>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Allow users to input their data like Education, Experience, Skills and preferences.</w:t>
      </w:r>
    </w:p>
    <w:p w14:paraId="27DF5A29" w14:textId="0D73795D" w:rsidR="00A350FA" w:rsidRPr="00A10CFB" w:rsidRDefault="00CD2505" w:rsidP="00BB5248">
      <w:pPr>
        <w:pStyle w:val="ListParagraph"/>
        <w:numPr>
          <w:ilvl w:val="0"/>
          <w:numId w:val="41"/>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00A350FA" w:rsidRPr="00A10CFB">
        <w:rPr>
          <w:rFonts w:ascii="Times New Roman" w:hAnsi="Times New Roman" w:cs="Times New Roman"/>
        </w:rPr>
        <w:t>An optimized downloadable resume is generated.</w:t>
      </w:r>
    </w:p>
    <w:p w14:paraId="7EB2622F" w14:textId="0C7D1C74" w:rsidR="001525A1" w:rsidRPr="00A10CFB" w:rsidRDefault="00A350FA"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5" w:name="_Toc203932206"/>
      <w:r w:rsidRPr="00A10CFB">
        <w:rPr>
          <w:rFonts w:ascii="Times New Roman" w:hAnsi="Times New Roman" w:cs="Times New Roman"/>
          <w:b/>
          <w:bCs/>
          <w:color w:val="auto"/>
          <w:sz w:val="24"/>
          <w:szCs w:val="24"/>
        </w:rPr>
        <w:t>Resume Analysis and Feedback</w:t>
      </w:r>
      <w:bookmarkEnd w:id="55"/>
    </w:p>
    <w:p w14:paraId="0376B625" w14:textId="77777777"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Job Seekers</w:t>
      </w:r>
    </w:p>
    <w:p w14:paraId="7C364FBA" w14:textId="27D3C6DA"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Resume has either been uploaded or created/</w:t>
      </w:r>
    </w:p>
    <w:p w14:paraId="4A9D8BCE" w14:textId="466241B2"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Provides relevance scores and improvement recommendations for uploaded resumes.</w:t>
      </w:r>
    </w:p>
    <w:p w14:paraId="035A2CF8" w14:textId="556E337A"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User receive valuable insights for the resume.</w:t>
      </w:r>
    </w:p>
    <w:p w14:paraId="4BDF70C2" w14:textId="2D3FBDB0" w:rsidR="001525A1" w:rsidRPr="00A10CFB" w:rsidRDefault="001525A1"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6" w:name="_Toc203932207"/>
      <w:r w:rsidRPr="00A10CFB">
        <w:rPr>
          <w:rFonts w:ascii="Times New Roman" w:hAnsi="Times New Roman" w:cs="Times New Roman"/>
          <w:b/>
          <w:bCs/>
          <w:color w:val="auto"/>
          <w:sz w:val="24"/>
          <w:szCs w:val="24"/>
        </w:rPr>
        <w:t>Job Recommendations</w:t>
      </w:r>
      <w:bookmarkEnd w:id="56"/>
    </w:p>
    <w:p w14:paraId="48E5CB93" w14:textId="59597967" w:rsidR="001525A1" w:rsidRPr="00A10CFB" w:rsidRDefault="001525A1" w:rsidP="00BB5248">
      <w:pPr>
        <w:pStyle w:val="ListParagraph"/>
        <w:numPr>
          <w:ilvl w:val="0"/>
          <w:numId w:val="55"/>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Job Seekers</w:t>
      </w:r>
    </w:p>
    <w:p w14:paraId="06F4DCF9" w14:textId="26ED52C7" w:rsidR="001525A1" w:rsidRPr="00A10CFB" w:rsidRDefault="001525A1" w:rsidP="00BB5248">
      <w:pPr>
        <w:pStyle w:val="ListParagraph"/>
        <w:numPr>
          <w:ilvl w:val="0"/>
          <w:numId w:val="55"/>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User has completed profile setup.</w:t>
      </w:r>
    </w:p>
    <w:p w14:paraId="0D0C8CFD" w14:textId="05F17407" w:rsidR="001525A1" w:rsidRPr="00A10CFB" w:rsidRDefault="001525A1" w:rsidP="00BB5248">
      <w:pPr>
        <w:pStyle w:val="ListParagraph"/>
        <w:numPr>
          <w:ilvl w:val="0"/>
          <w:numId w:val="55"/>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 </w:t>
      </w:r>
      <w:r w:rsidRPr="00A10CFB">
        <w:rPr>
          <w:rFonts w:ascii="Times New Roman" w:hAnsi="Times New Roman" w:cs="Times New Roman"/>
        </w:rPr>
        <w:t>Suggest jobs to users based on their profile.’</w:t>
      </w:r>
    </w:p>
    <w:p w14:paraId="39E6CFA2" w14:textId="0B5CBE41" w:rsidR="001525A1" w:rsidRPr="00A10CFB" w:rsidRDefault="001525A1" w:rsidP="00BB5248">
      <w:pPr>
        <w:pStyle w:val="ListParagraph"/>
        <w:numPr>
          <w:ilvl w:val="0"/>
          <w:numId w:val="55"/>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Recommended list of jobs.</w:t>
      </w:r>
    </w:p>
    <w:p w14:paraId="4D65D4CD" w14:textId="7538D0D5" w:rsidR="001525A1" w:rsidRPr="00A10CFB" w:rsidRDefault="001525A1"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7" w:name="_Toc203932208"/>
      <w:r w:rsidRPr="00A10CFB">
        <w:rPr>
          <w:rFonts w:ascii="Times New Roman" w:hAnsi="Times New Roman" w:cs="Times New Roman"/>
          <w:b/>
          <w:bCs/>
          <w:color w:val="auto"/>
          <w:sz w:val="24"/>
          <w:szCs w:val="24"/>
        </w:rPr>
        <w:t>Post a Job</w:t>
      </w:r>
      <w:bookmarkEnd w:id="57"/>
    </w:p>
    <w:p w14:paraId="4CE746F6" w14:textId="0E70C642"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002B2621" w:rsidRPr="00A10CFB">
        <w:rPr>
          <w:rFonts w:ascii="Times New Roman" w:hAnsi="Times New Roman" w:cs="Times New Roman"/>
        </w:rPr>
        <w:t>Recruiter</w:t>
      </w:r>
    </w:p>
    <w:p w14:paraId="5F9A2B20" w14:textId="4B9A0927"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Resume has either been uploaded or created</w:t>
      </w:r>
      <w:r w:rsidR="002B2621" w:rsidRPr="00A10CFB">
        <w:rPr>
          <w:rFonts w:ascii="Times New Roman" w:hAnsi="Times New Roman" w:cs="Times New Roman"/>
        </w:rPr>
        <w:t>.</w:t>
      </w:r>
    </w:p>
    <w:p w14:paraId="387549B6" w14:textId="77777777"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Provides relevance scores and improvement recommendations for uploaded resumes.</w:t>
      </w:r>
    </w:p>
    <w:p w14:paraId="069991DA" w14:textId="77777777" w:rsidR="001525A1" w:rsidRPr="00A10CFB" w:rsidRDefault="001525A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User receive valuable insights for the resume.</w:t>
      </w:r>
    </w:p>
    <w:p w14:paraId="0E4A212C" w14:textId="77777777" w:rsidR="001525A1" w:rsidRPr="00A10CFB" w:rsidRDefault="001525A1" w:rsidP="00BB5248">
      <w:pPr>
        <w:spacing w:line="360" w:lineRule="auto"/>
        <w:jc w:val="both"/>
        <w:rPr>
          <w:rFonts w:ascii="Times New Roman" w:hAnsi="Times New Roman" w:cs="Times New Roman"/>
        </w:rPr>
      </w:pPr>
    </w:p>
    <w:p w14:paraId="21BBA480" w14:textId="1CF3F2A0" w:rsidR="002B2621" w:rsidRPr="00A10CFB" w:rsidRDefault="002B2621"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8" w:name="_Toc203932209"/>
      <w:r w:rsidRPr="00A10CFB">
        <w:rPr>
          <w:rFonts w:ascii="Times New Roman" w:hAnsi="Times New Roman" w:cs="Times New Roman"/>
          <w:b/>
          <w:bCs/>
          <w:color w:val="auto"/>
          <w:sz w:val="24"/>
          <w:szCs w:val="24"/>
        </w:rPr>
        <w:lastRenderedPageBreak/>
        <w:t>Manage Job Applications</w:t>
      </w:r>
      <w:bookmarkEnd w:id="58"/>
    </w:p>
    <w:p w14:paraId="547A5F91" w14:textId="77777777"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Recruiter</w:t>
      </w:r>
    </w:p>
    <w:p w14:paraId="75B12A8B" w14:textId="0D3222A3"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Multiple candidates have applied for the job.</w:t>
      </w:r>
    </w:p>
    <w:p w14:paraId="28BA13C7" w14:textId="6A90434B"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Allow recruiters to view and filter the job applications received.</w:t>
      </w:r>
    </w:p>
    <w:p w14:paraId="1CFF33D4" w14:textId="35F78038"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User’s application status has been updated and the recruiter can move forward.</w:t>
      </w:r>
    </w:p>
    <w:p w14:paraId="35352FDF" w14:textId="7760C80D" w:rsidR="002B2621" w:rsidRPr="00A10CFB" w:rsidRDefault="002B2621" w:rsidP="00BB5248">
      <w:pPr>
        <w:pStyle w:val="Heading3"/>
        <w:numPr>
          <w:ilvl w:val="2"/>
          <w:numId w:val="48"/>
        </w:numPr>
        <w:spacing w:line="360" w:lineRule="auto"/>
        <w:jc w:val="both"/>
        <w:rPr>
          <w:rFonts w:ascii="Times New Roman" w:hAnsi="Times New Roman" w:cs="Times New Roman"/>
          <w:b/>
          <w:bCs/>
          <w:color w:val="auto"/>
          <w:sz w:val="24"/>
          <w:szCs w:val="24"/>
        </w:rPr>
      </w:pPr>
      <w:bookmarkStart w:id="59" w:name="_Toc203932210"/>
      <w:r w:rsidRPr="00A10CFB">
        <w:rPr>
          <w:rFonts w:ascii="Times New Roman" w:hAnsi="Times New Roman" w:cs="Times New Roman"/>
          <w:b/>
          <w:bCs/>
          <w:color w:val="auto"/>
          <w:sz w:val="24"/>
          <w:szCs w:val="24"/>
        </w:rPr>
        <w:t>Schedule Interviews</w:t>
      </w:r>
      <w:bookmarkEnd w:id="59"/>
    </w:p>
    <w:p w14:paraId="1A924796" w14:textId="77777777"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Recruiter</w:t>
      </w:r>
    </w:p>
    <w:p w14:paraId="78D0F751" w14:textId="6F6CEE35"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Candidates have been shortlisted.</w:t>
      </w:r>
    </w:p>
    <w:p w14:paraId="03ACD69D" w14:textId="0F8ECBCC"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Allow recruiters to schedule interviews with short-listed candidates.</w:t>
      </w:r>
    </w:p>
    <w:p w14:paraId="6BDE36E9" w14:textId="7510EEBB"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Interview is scheduled and the applicant gets a notification of being short-listed for the interview.</w:t>
      </w:r>
    </w:p>
    <w:p w14:paraId="728F0D5B" w14:textId="6EC529B5" w:rsidR="002B2621" w:rsidRPr="00A10CFB" w:rsidRDefault="002B2621" w:rsidP="00BB5248">
      <w:pPr>
        <w:pStyle w:val="Heading3"/>
        <w:numPr>
          <w:ilvl w:val="2"/>
          <w:numId w:val="48"/>
        </w:numPr>
        <w:spacing w:line="360" w:lineRule="auto"/>
        <w:jc w:val="both"/>
        <w:rPr>
          <w:rFonts w:ascii="Times New Roman" w:hAnsi="Times New Roman" w:cs="Times New Roman"/>
          <w:b/>
          <w:bCs/>
          <w:color w:val="auto"/>
          <w:sz w:val="24"/>
          <w:szCs w:val="24"/>
        </w:rPr>
      </w:pPr>
      <w:bookmarkStart w:id="60" w:name="_Toc203932211"/>
      <w:r w:rsidRPr="00A10CFB">
        <w:rPr>
          <w:rFonts w:ascii="Times New Roman" w:hAnsi="Times New Roman" w:cs="Times New Roman"/>
          <w:b/>
          <w:bCs/>
          <w:color w:val="auto"/>
          <w:sz w:val="24"/>
          <w:szCs w:val="24"/>
        </w:rPr>
        <w:t>Conduct Interviews</w:t>
      </w:r>
      <w:bookmarkEnd w:id="60"/>
    </w:p>
    <w:p w14:paraId="085E7FEA" w14:textId="77777777"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Actors: </w:t>
      </w:r>
      <w:r w:rsidRPr="00A10CFB">
        <w:rPr>
          <w:rFonts w:ascii="Times New Roman" w:hAnsi="Times New Roman" w:cs="Times New Roman"/>
        </w:rPr>
        <w:t>Recruiter</w:t>
      </w:r>
    </w:p>
    <w:p w14:paraId="2C5DD7D3" w14:textId="530EB689"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Preconditions: </w:t>
      </w:r>
      <w:r w:rsidRPr="00A10CFB">
        <w:rPr>
          <w:rFonts w:ascii="Times New Roman" w:hAnsi="Times New Roman" w:cs="Times New Roman"/>
        </w:rPr>
        <w:t>Interview has been scheduled</w:t>
      </w:r>
    </w:p>
    <w:p w14:paraId="272D8CC0" w14:textId="4069727E"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Descriptions: </w:t>
      </w:r>
      <w:r w:rsidRPr="00A10CFB">
        <w:rPr>
          <w:rFonts w:ascii="Times New Roman" w:hAnsi="Times New Roman" w:cs="Times New Roman"/>
        </w:rPr>
        <w:t>Allow recruiters to conduct online virtual interviews.</w:t>
      </w:r>
    </w:p>
    <w:p w14:paraId="2AF15BE1" w14:textId="1F7AD1BF" w:rsidR="002B2621" w:rsidRPr="00A10CFB" w:rsidRDefault="002B2621" w:rsidP="00BB5248">
      <w:pPr>
        <w:pStyle w:val="ListParagraph"/>
        <w:numPr>
          <w:ilvl w:val="0"/>
          <w:numId w:val="54"/>
        </w:numPr>
        <w:spacing w:line="360" w:lineRule="auto"/>
        <w:jc w:val="both"/>
        <w:rPr>
          <w:rFonts w:ascii="Times New Roman" w:hAnsi="Times New Roman" w:cs="Times New Roman"/>
          <w:b/>
          <w:bCs/>
        </w:rPr>
      </w:pPr>
      <w:r w:rsidRPr="00A10CFB">
        <w:rPr>
          <w:rFonts w:ascii="Times New Roman" w:hAnsi="Times New Roman" w:cs="Times New Roman"/>
          <w:b/>
          <w:bCs/>
        </w:rPr>
        <w:t xml:space="preserve">Postconditions: </w:t>
      </w:r>
      <w:r w:rsidRPr="00A10CFB">
        <w:rPr>
          <w:rFonts w:ascii="Times New Roman" w:hAnsi="Times New Roman" w:cs="Times New Roman"/>
        </w:rPr>
        <w:t>Interview has been conducted and the recuiter has gathered the feedback of the candidate.</w:t>
      </w:r>
    </w:p>
    <w:p w14:paraId="60FD5021" w14:textId="159EC993" w:rsidR="002B2621" w:rsidRPr="00A10CFB" w:rsidRDefault="00751253" w:rsidP="00BB5248">
      <w:pPr>
        <w:pStyle w:val="Heading2"/>
        <w:spacing w:line="360" w:lineRule="auto"/>
        <w:jc w:val="both"/>
        <w:rPr>
          <w:rFonts w:ascii="Times New Roman" w:hAnsi="Times New Roman" w:cs="Times New Roman"/>
          <w:b/>
          <w:bCs/>
          <w:color w:val="auto"/>
          <w:sz w:val="24"/>
          <w:szCs w:val="24"/>
        </w:rPr>
      </w:pPr>
      <w:bookmarkStart w:id="61" w:name="_Toc203932212"/>
      <w:r w:rsidRPr="00A10CFB">
        <w:rPr>
          <w:rFonts w:ascii="Times New Roman" w:hAnsi="Times New Roman" w:cs="Times New Roman"/>
          <w:b/>
          <w:bCs/>
          <w:color w:val="auto"/>
          <w:sz w:val="24"/>
          <w:szCs w:val="24"/>
        </w:rPr>
        <w:t>Software Development Lifecycle Model</w:t>
      </w:r>
      <w:bookmarkEnd w:id="61"/>
    </w:p>
    <w:p w14:paraId="035C003A" w14:textId="7B816717" w:rsidR="00C64ECF" w:rsidRPr="00A10CFB" w:rsidRDefault="00C8203A" w:rsidP="00BB5248">
      <w:pPr>
        <w:spacing w:line="360" w:lineRule="auto"/>
        <w:jc w:val="both"/>
        <w:rPr>
          <w:rFonts w:ascii="Times New Roman" w:hAnsi="Times New Roman" w:cs="Times New Roman"/>
        </w:rPr>
      </w:pPr>
      <w:r w:rsidRPr="00A10CFB">
        <w:rPr>
          <w:rFonts w:ascii="Times New Roman" w:hAnsi="Times New Roman" w:cs="Times New Roman"/>
        </w:rPr>
        <w:t>The Software development cycle lifecycle or more commonly called as SDLC model, is a set of systematic process that begins with planning, follows by creating, followed by testing, and later by product delivery. The project success depends on how LDLC activities are structured and executed, that is, what of the choice of SDLC model. For this system, resume building, AI analysis, job recommendations and recruiter functionalities, a Hybrid Agile-Waterfall model is chosen.</w:t>
      </w:r>
    </w:p>
    <w:p w14:paraId="21475CF9" w14:textId="77777777" w:rsidR="00C02B33" w:rsidRPr="00A10CFB" w:rsidRDefault="00C02B33" w:rsidP="00BB5248">
      <w:pPr>
        <w:pStyle w:val="Heading3"/>
        <w:spacing w:line="360" w:lineRule="auto"/>
        <w:jc w:val="both"/>
        <w:rPr>
          <w:rFonts w:ascii="Times New Roman" w:hAnsi="Times New Roman" w:cs="Times New Roman"/>
          <w:b/>
          <w:bCs/>
          <w:color w:val="auto"/>
          <w:sz w:val="24"/>
          <w:szCs w:val="24"/>
        </w:rPr>
      </w:pPr>
    </w:p>
    <w:p w14:paraId="6DAFA3D5" w14:textId="77777777" w:rsidR="00C02B33" w:rsidRPr="00A10CFB" w:rsidRDefault="00C64ECF" w:rsidP="00BB5248">
      <w:pPr>
        <w:spacing w:line="360" w:lineRule="auto"/>
        <w:jc w:val="both"/>
        <w:rPr>
          <w:rFonts w:ascii="Times New Roman" w:hAnsi="Times New Roman" w:cs="Times New Roman"/>
        </w:rPr>
      </w:pPr>
      <w:r w:rsidRPr="00A10CFB">
        <w:rPr>
          <w:rFonts w:ascii="Times New Roman" w:hAnsi="Times New Roman" w:cs="Times New Roman"/>
          <w:noProof/>
        </w:rPr>
        <w:drawing>
          <wp:inline distT="0" distB="0" distL="0" distR="0" wp14:anchorId="45A41B07" wp14:editId="4A22A19F">
            <wp:extent cx="5943600" cy="3345815"/>
            <wp:effectExtent l="0" t="0" r="0" b="0"/>
            <wp:docPr id="1654252811" name="Picture 2" descr="Software Development with the 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ftware Development with the Agile Mode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5815"/>
                    </a:xfrm>
                    <a:prstGeom prst="rect">
                      <a:avLst/>
                    </a:prstGeom>
                    <a:noFill/>
                    <a:ln>
                      <a:noFill/>
                    </a:ln>
                  </pic:spPr>
                </pic:pic>
              </a:graphicData>
            </a:graphic>
          </wp:inline>
        </w:drawing>
      </w:r>
    </w:p>
    <w:p w14:paraId="6A85A448" w14:textId="549797EA" w:rsidR="00C64ECF" w:rsidRPr="006728E6" w:rsidRDefault="00C02B33" w:rsidP="000123B3">
      <w:pPr>
        <w:pStyle w:val="Caption"/>
        <w:spacing w:line="360" w:lineRule="auto"/>
        <w:jc w:val="center"/>
        <w:rPr>
          <w:rFonts w:ascii="Times New Roman" w:hAnsi="Times New Roman" w:cs="Times New Roman"/>
          <w:b/>
          <w:bCs/>
          <w:i w:val="0"/>
          <w:iCs w:val="0"/>
          <w:rPrChange w:id="62" w:author="Dr. Farrukh Zeeshan" w:date="2025-09-08T15:32:00Z" w16du:dateUtc="2025-09-08T10:32:00Z">
            <w:rPr>
              <w:rFonts w:ascii="Times New Roman" w:hAnsi="Times New Roman" w:cs="Times New Roman"/>
            </w:rPr>
          </w:rPrChange>
        </w:rPr>
        <w:pPrChange w:id="63" w:author="Dr. Farrukh Zeeshan" w:date="2025-09-08T15:32:00Z" w16du:dateUtc="2025-09-08T10:32:00Z">
          <w:pPr>
            <w:pStyle w:val="Caption"/>
            <w:spacing w:line="360" w:lineRule="auto"/>
            <w:jc w:val="both"/>
          </w:pPr>
        </w:pPrChange>
      </w:pPr>
      <w:bookmarkStart w:id="64" w:name="_Toc200993839"/>
      <w:r w:rsidRPr="006728E6">
        <w:rPr>
          <w:rFonts w:ascii="Times New Roman" w:hAnsi="Times New Roman" w:cs="Times New Roman"/>
          <w:b/>
          <w:bCs/>
          <w:i w:val="0"/>
          <w:iCs w:val="0"/>
          <w:sz w:val="22"/>
          <w:szCs w:val="22"/>
          <w:rPrChange w:id="65" w:author="Dr. Farrukh Zeeshan" w:date="2025-09-08T15:32:00Z" w16du:dateUtc="2025-09-08T10:32:00Z">
            <w:rPr>
              <w:rFonts w:ascii="Times New Roman" w:hAnsi="Times New Roman" w:cs="Times New Roman"/>
            </w:rPr>
          </w:rPrChange>
        </w:rPr>
        <w:t xml:space="preserve">Figure </w:t>
      </w:r>
      <w:r w:rsidRPr="006728E6">
        <w:rPr>
          <w:rFonts w:ascii="Times New Roman" w:hAnsi="Times New Roman" w:cs="Times New Roman"/>
          <w:b/>
          <w:bCs/>
          <w:i w:val="0"/>
          <w:iCs w:val="0"/>
          <w:sz w:val="22"/>
          <w:szCs w:val="22"/>
          <w:rPrChange w:id="66" w:author="Dr. Farrukh Zeeshan" w:date="2025-09-08T15:32:00Z" w16du:dateUtc="2025-09-08T10:32:00Z">
            <w:rPr>
              <w:rFonts w:ascii="Times New Roman" w:hAnsi="Times New Roman" w:cs="Times New Roman"/>
            </w:rPr>
          </w:rPrChange>
        </w:rPr>
        <w:fldChar w:fldCharType="begin"/>
      </w:r>
      <w:r w:rsidRPr="006728E6">
        <w:rPr>
          <w:rFonts w:ascii="Times New Roman" w:hAnsi="Times New Roman" w:cs="Times New Roman"/>
          <w:b/>
          <w:bCs/>
          <w:i w:val="0"/>
          <w:iCs w:val="0"/>
          <w:sz w:val="22"/>
          <w:szCs w:val="22"/>
          <w:rPrChange w:id="67" w:author="Dr. Farrukh Zeeshan" w:date="2025-09-08T15:32:00Z" w16du:dateUtc="2025-09-08T10:32:00Z">
            <w:rPr>
              <w:rFonts w:ascii="Times New Roman" w:hAnsi="Times New Roman" w:cs="Times New Roman"/>
            </w:rPr>
          </w:rPrChange>
        </w:rPr>
        <w:instrText xml:space="preserve"> SEQ Figure \* ARABIC </w:instrText>
      </w:r>
      <w:r w:rsidRPr="006728E6">
        <w:rPr>
          <w:rFonts w:ascii="Times New Roman" w:hAnsi="Times New Roman" w:cs="Times New Roman"/>
          <w:b/>
          <w:bCs/>
          <w:i w:val="0"/>
          <w:iCs w:val="0"/>
          <w:sz w:val="22"/>
          <w:szCs w:val="22"/>
          <w:rPrChange w:id="68" w:author="Dr. Farrukh Zeeshan" w:date="2025-09-08T15:32:00Z" w16du:dateUtc="2025-09-08T10:32:00Z">
            <w:rPr>
              <w:rFonts w:ascii="Times New Roman" w:hAnsi="Times New Roman" w:cs="Times New Roman"/>
            </w:rPr>
          </w:rPrChange>
        </w:rPr>
        <w:fldChar w:fldCharType="separate"/>
      </w:r>
      <w:r w:rsidR="00A164F3" w:rsidRPr="006728E6">
        <w:rPr>
          <w:rFonts w:ascii="Times New Roman" w:hAnsi="Times New Roman" w:cs="Times New Roman"/>
          <w:b/>
          <w:bCs/>
          <w:i w:val="0"/>
          <w:iCs w:val="0"/>
          <w:noProof/>
          <w:sz w:val="22"/>
          <w:szCs w:val="22"/>
          <w:rPrChange w:id="69" w:author="Dr. Farrukh Zeeshan" w:date="2025-09-08T15:32:00Z" w16du:dateUtc="2025-09-08T10:32:00Z">
            <w:rPr>
              <w:rFonts w:ascii="Times New Roman" w:hAnsi="Times New Roman" w:cs="Times New Roman"/>
              <w:noProof/>
            </w:rPr>
          </w:rPrChange>
        </w:rPr>
        <w:t>3</w:t>
      </w:r>
      <w:r w:rsidRPr="006728E6">
        <w:rPr>
          <w:rFonts w:ascii="Times New Roman" w:hAnsi="Times New Roman" w:cs="Times New Roman"/>
          <w:b/>
          <w:bCs/>
          <w:i w:val="0"/>
          <w:iCs w:val="0"/>
          <w:sz w:val="22"/>
          <w:szCs w:val="22"/>
          <w:rPrChange w:id="70" w:author="Dr. Farrukh Zeeshan" w:date="2025-09-08T15:32:00Z" w16du:dateUtc="2025-09-08T10:32:00Z">
            <w:rPr>
              <w:rFonts w:ascii="Times New Roman" w:hAnsi="Times New Roman" w:cs="Times New Roman"/>
            </w:rPr>
          </w:rPrChange>
        </w:rPr>
        <w:fldChar w:fldCharType="end"/>
      </w:r>
      <w:r w:rsidRPr="006728E6">
        <w:rPr>
          <w:rFonts w:ascii="Times New Roman" w:hAnsi="Times New Roman" w:cs="Times New Roman"/>
          <w:b/>
          <w:bCs/>
          <w:i w:val="0"/>
          <w:iCs w:val="0"/>
          <w:sz w:val="22"/>
          <w:szCs w:val="22"/>
          <w:rPrChange w:id="71" w:author="Dr. Farrukh Zeeshan" w:date="2025-09-08T15:32:00Z" w16du:dateUtc="2025-09-08T10:32:00Z">
            <w:rPr>
              <w:rFonts w:ascii="Times New Roman" w:hAnsi="Times New Roman" w:cs="Times New Roman"/>
            </w:rPr>
          </w:rPrChange>
        </w:rPr>
        <w:t xml:space="preserve">: </w:t>
      </w:r>
      <w:r w:rsidRPr="006728E6">
        <w:rPr>
          <w:rFonts w:ascii="Times New Roman" w:hAnsi="Times New Roman" w:cs="Times New Roman"/>
          <w:b/>
          <w:bCs/>
          <w:i w:val="0"/>
          <w:iCs w:val="0"/>
          <w:sz w:val="22"/>
          <w:szCs w:val="22"/>
          <w:u w:val="single"/>
          <w:rPrChange w:id="72" w:author="Dr. Farrukh Zeeshan" w:date="2025-09-08T15:32:00Z" w16du:dateUtc="2025-09-08T10:32:00Z">
            <w:rPr>
              <w:rFonts w:ascii="Times New Roman" w:hAnsi="Times New Roman" w:cs="Times New Roman"/>
            </w:rPr>
          </w:rPrChange>
        </w:rPr>
        <w:t>Agile Development Model</w:t>
      </w:r>
      <w:bookmarkEnd w:id="64"/>
    </w:p>
    <w:p w14:paraId="29C43052" w14:textId="310CF54E" w:rsidR="00C02B33" w:rsidRPr="00A10CFB" w:rsidRDefault="00E52891" w:rsidP="00BB5248">
      <w:pPr>
        <w:spacing w:line="360" w:lineRule="auto"/>
        <w:jc w:val="both"/>
        <w:rPr>
          <w:rFonts w:ascii="Times New Roman" w:hAnsi="Times New Roman" w:cs="Times New Roman"/>
        </w:rPr>
      </w:pPr>
      <w:ins w:id="73" w:author="Dr. Farrukh Zeeshan" w:date="2025-09-08T15:32:00Z" w16du:dateUtc="2025-09-08T10:32:00Z">
        <w:r>
          <w:rPr>
            <w:rFonts w:ascii="Times New Roman" w:hAnsi="Times New Roman" w:cs="Times New Roman"/>
          </w:rPr>
          <w:t>Adjust all the captions of the figures like this.</w:t>
        </w:r>
      </w:ins>
    </w:p>
    <w:p w14:paraId="2263D09D" w14:textId="4EBE886F" w:rsidR="00C64ECF" w:rsidRPr="00A10CFB" w:rsidRDefault="00C64ECF" w:rsidP="00BB5248">
      <w:pPr>
        <w:pStyle w:val="Heading3"/>
        <w:spacing w:line="360" w:lineRule="auto"/>
        <w:jc w:val="both"/>
        <w:rPr>
          <w:rFonts w:ascii="Times New Roman" w:hAnsi="Times New Roman" w:cs="Times New Roman"/>
          <w:b/>
          <w:bCs/>
          <w:color w:val="auto"/>
          <w:sz w:val="24"/>
          <w:szCs w:val="24"/>
        </w:rPr>
      </w:pPr>
      <w:bookmarkStart w:id="74" w:name="_Toc203932213"/>
      <w:r w:rsidRPr="00A10CFB">
        <w:rPr>
          <w:rFonts w:ascii="Times New Roman" w:hAnsi="Times New Roman" w:cs="Times New Roman"/>
          <w:b/>
          <w:bCs/>
          <w:color w:val="auto"/>
          <w:sz w:val="24"/>
          <w:szCs w:val="24"/>
        </w:rPr>
        <w:t>3.6.2.   Justification for Selection</w:t>
      </w:r>
      <w:bookmarkEnd w:id="74"/>
    </w:p>
    <w:p w14:paraId="4FD27AD4" w14:textId="07BBB2AA" w:rsidR="00C64ECF" w:rsidRPr="00A10CFB" w:rsidRDefault="00C64ECF" w:rsidP="00BB5248">
      <w:pPr>
        <w:pStyle w:val="ListParagraph"/>
        <w:numPr>
          <w:ilvl w:val="0"/>
          <w:numId w:val="63"/>
        </w:numPr>
        <w:spacing w:line="360" w:lineRule="auto"/>
        <w:jc w:val="both"/>
        <w:rPr>
          <w:rFonts w:ascii="Times New Roman" w:hAnsi="Times New Roman" w:cs="Times New Roman"/>
        </w:rPr>
      </w:pPr>
      <w:r w:rsidRPr="00A10CFB">
        <w:rPr>
          <w:rFonts w:ascii="Times New Roman" w:hAnsi="Times New Roman" w:cs="Times New Roman"/>
          <w:b/>
          <w:bCs/>
        </w:rPr>
        <w:t>Defined from Beginning:</w:t>
      </w:r>
      <w:r w:rsidRPr="00A10CFB">
        <w:rPr>
          <w:rFonts w:ascii="Times New Roman" w:hAnsi="Times New Roman" w:cs="Times New Roman"/>
        </w:rPr>
        <w:t xml:space="preserve"> Some of the functional and non functional requirements are clearly defined from the beginning (e.g. registration, job posting).</w:t>
      </w:r>
    </w:p>
    <w:p w14:paraId="2E9E2514" w14:textId="46C1E851" w:rsidR="00C64ECF" w:rsidRPr="00A10CFB" w:rsidRDefault="00C64ECF" w:rsidP="00BB5248">
      <w:pPr>
        <w:pStyle w:val="ListParagraph"/>
        <w:numPr>
          <w:ilvl w:val="0"/>
          <w:numId w:val="63"/>
        </w:numPr>
        <w:spacing w:line="360" w:lineRule="auto"/>
        <w:jc w:val="both"/>
        <w:rPr>
          <w:rFonts w:ascii="Times New Roman" w:hAnsi="Times New Roman" w:cs="Times New Roman"/>
        </w:rPr>
      </w:pPr>
      <w:r w:rsidRPr="00A10CFB">
        <w:rPr>
          <w:rFonts w:ascii="Times New Roman" w:hAnsi="Times New Roman" w:cs="Times New Roman"/>
          <w:b/>
          <w:bCs/>
        </w:rPr>
        <w:t>Iterative UI Development:</w:t>
      </w:r>
      <w:r w:rsidRPr="00A10CFB">
        <w:rPr>
          <w:rFonts w:ascii="Times New Roman" w:hAnsi="Times New Roman" w:cs="Times New Roman"/>
        </w:rPr>
        <w:t xml:space="preserve"> As many product features like the resume builder and the feedback system are user-centered, they need iteration improvement based on user feedback.</w:t>
      </w:r>
    </w:p>
    <w:p w14:paraId="3F70CBE5" w14:textId="1386C2B2" w:rsidR="00C64ECF" w:rsidRPr="00A10CFB" w:rsidRDefault="00C64ECF" w:rsidP="00BB5248">
      <w:pPr>
        <w:pStyle w:val="ListParagraph"/>
        <w:numPr>
          <w:ilvl w:val="0"/>
          <w:numId w:val="63"/>
        </w:numPr>
        <w:spacing w:line="360" w:lineRule="auto"/>
        <w:jc w:val="both"/>
        <w:rPr>
          <w:rFonts w:ascii="Times New Roman" w:hAnsi="Times New Roman" w:cs="Times New Roman"/>
        </w:rPr>
      </w:pPr>
      <w:r w:rsidRPr="00A10CFB">
        <w:rPr>
          <w:rFonts w:ascii="Times New Roman" w:hAnsi="Times New Roman" w:cs="Times New Roman"/>
          <w:b/>
          <w:bCs/>
        </w:rPr>
        <w:t>Parallel Development:</w:t>
      </w:r>
      <w:r w:rsidRPr="00A10CFB">
        <w:rPr>
          <w:rFonts w:ascii="Times New Roman" w:hAnsi="Times New Roman" w:cs="Times New Roman"/>
        </w:rPr>
        <w:t xml:space="preserve"> Backend logic (e.g., resume parsing, AI analysis) is parallel to backend with resumed features developed in sprints.</w:t>
      </w:r>
    </w:p>
    <w:p w14:paraId="4AC4B5D8" w14:textId="654AF591" w:rsidR="00C64ECF" w:rsidRPr="00A10CFB" w:rsidRDefault="00C64ECF" w:rsidP="00BB5248">
      <w:pPr>
        <w:pStyle w:val="ListParagraph"/>
        <w:numPr>
          <w:ilvl w:val="0"/>
          <w:numId w:val="63"/>
        </w:numPr>
        <w:spacing w:line="360" w:lineRule="auto"/>
        <w:jc w:val="both"/>
        <w:rPr>
          <w:rFonts w:ascii="Times New Roman" w:hAnsi="Times New Roman" w:cs="Times New Roman"/>
        </w:rPr>
      </w:pPr>
      <w:r w:rsidRPr="00A10CFB">
        <w:rPr>
          <w:rFonts w:ascii="Times New Roman" w:hAnsi="Times New Roman" w:cs="Times New Roman"/>
          <w:b/>
          <w:bCs/>
        </w:rPr>
        <w:t>Agile iterations:</w:t>
      </w:r>
      <w:r w:rsidRPr="00A10CFB">
        <w:rPr>
          <w:rFonts w:ascii="Times New Roman" w:hAnsi="Times New Roman" w:cs="Times New Roman"/>
        </w:rPr>
        <w:t xml:space="preserve"> agile iterations allow job seekers and recruiters to give feedback quickly.</w:t>
      </w:r>
    </w:p>
    <w:p w14:paraId="5FF630C4" w14:textId="5F1ED21D" w:rsidR="00C64ECF" w:rsidRPr="00A10CFB" w:rsidRDefault="00C64ECF" w:rsidP="00BB5248">
      <w:pPr>
        <w:pStyle w:val="Heading3"/>
        <w:spacing w:line="360" w:lineRule="auto"/>
        <w:jc w:val="both"/>
        <w:rPr>
          <w:rFonts w:ascii="Times New Roman" w:hAnsi="Times New Roman" w:cs="Times New Roman"/>
          <w:b/>
          <w:bCs/>
          <w:color w:val="auto"/>
          <w:sz w:val="24"/>
          <w:szCs w:val="24"/>
        </w:rPr>
      </w:pPr>
      <w:bookmarkStart w:id="75" w:name="_Toc203932214"/>
      <w:r w:rsidRPr="00A10CFB">
        <w:rPr>
          <w:rFonts w:ascii="Times New Roman" w:hAnsi="Times New Roman" w:cs="Times New Roman"/>
          <w:b/>
          <w:bCs/>
          <w:color w:val="auto"/>
          <w:sz w:val="24"/>
          <w:szCs w:val="24"/>
        </w:rPr>
        <w:t>3.6.3.   Phases of the Development Lifecycle Model</w:t>
      </w:r>
      <w:bookmarkEnd w:id="75"/>
    </w:p>
    <w:p w14:paraId="5C14F76D" w14:textId="77777777" w:rsidR="0063003E" w:rsidRPr="00A10CFB" w:rsidRDefault="0063003E" w:rsidP="00BB5248">
      <w:pPr>
        <w:pStyle w:val="ListParagraph"/>
        <w:numPr>
          <w:ilvl w:val="0"/>
          <w:numId w:val="64"/>
        </w:numPr>
        <w:spacing w:line="360" w:lineRule="auto"/>
        <w:jc w:val="both"/>
        <w:rPr>
          <w:rFonts w:ascii="Times New Roman" w:hAnsi="Times New Roman" w:cs="Times New Roman"/>
          <w:b/>
          <w:bCs/>
        </w:rPr>
      </w:pPr>
      <w:r w:rsidRPr="00A10CFB">
        <w:rPr>
          <w:rFonts w:ascii="Times New Roman" w:hAnsi="Times New Roman" w:cs="Times New Roman"/>
          <w:b/>
          <w:bCs/>
        </w:rPr>
        <w:t>Requirement Gathering and Analysis</w:t>
      </w:r>
    </w:p>
    <w:p w14:paraId="5F74E5EB" w14:textId="77777777" w:rsidR="0063003E" w:rsidRPr="00A10CFB" w:rsidRDefault="0063003E" w:rsidP="00BB5248">
      <w:pPr>
        <w:pStyle w:val="ListParagraph"/>
        <w:numPr>
          <w:ilvl w:val="0"/>
          <w:numId w:val="65"/>
        </w:numPr>
        <w:spacing w:line="360" w:lineRule="auto"/>
        <w:jc w:val="both"/>
        <w:rPr>
          <w:rFonts w:ascii="Times New Roman" w:hAnsi="Times New Roman" w:cs="Times New Roman"/>
        </w:rPr>
      </w:pPr>
      <w:r w:rsidRPr="00A10CFB">
        <w:rPr>
          <w:rFonts w:ascii="Times New Roman" w:hAnsi="Times New Roman" w:cs="Times New Roman"/>
        </w:rPr>
        <w:t>It was conducted by using competitive analysis, system analysis, and stakeholder interviews.</w:t>
      </w:r>
    </w:p>
    <w:p w14:paraId="49B82381" w14:textId="4C56FF1E" w:rsidR="0063003E" w:rsidRPr="00A10CFB" w:rsidRDefault="0063003E" w:rsidP="00BB5248">
      <w:pPr>
        <w:pStyle w:val="ListParagraph"/>
        <w:numPr>
          <w:ilvl w:val="0"/>
          <w:numId w:val="65"/>
        </w:numPr>
        <w:spacing w:line="360" w:lineRule="auto"/>
        <w:jc w:val="both"/>
        <w:rPr>
          <w:rFonts w:ascii="Times New Roman" w:hAnsi="Times New Roman" w:cs="Times New Roman"/>
          <w:b/>
          <w:bCs/>
        </w:rPr>
      </w:pPr>
      <w:r w:rsidRPr="00A10CFB">
        <w:rPr>
          <w:rFonts w:ascii="Times New Roman" w:hAnsi="Times New Roman" w:cs="Times New Roman"/>
        </w:rPr>
        <w:lastRenderedPageBreak/>
        <w:t>Through use cases, functional specifications as well as non functional requirements.</w:t>
      </w:r>
    </w:p>
    <w:p w14:paraId="331D200F" w14:textId="77777777" w:rsidR="0063003E" w:rsidRPr="00A10CFB" w:rsidRDefault="0063003E" w:rsidP="00BB5248">
      <w:pPr>
        <w:pStyle w:val="ListParagraph"/>
        <w:numPr>
          <w:ilvl w:val="0"/>
          <w:numId w:val="64"/>
        </w:numPr>
        <w:spacing w:line="360" w:lineRule="auto"/>
        <w:jc w:val="both"/>
        <w:rPr>
          <w:rFonts w:ascii="Times New Roman" w:hAnsi="Times New Roman" w:cs="Times New Roman"/>
          <w:b/>
          <w:bCs/>
        </w:rPr>
      </w:pPr>
      <w:r w:rsidRPr="00A10CFB">
        <w:rPr>
          <w:rFonts w:ascii="Times New Roman" w:hAnsi="Times New Roman" w:cs="Times New Roman"/>
          <w:b/>
          <w:bCs/>
        </w:rPr>
        <w:t>System Design</w:t>
      </w:r>
    </w:p>
    <w:p w14:paraId="5746CFB3" w14:textId="77777777" w:rsidR="0063003E" w:rsidRPr="00A10CFB" w:rsidRDefault="0063003E" w:rsidP="00BB5248">
      <w:pPr>
        <w:pStyle w:val="ListParagraph"/>
        <w:numPr>
          <w:ilvl w:val="0"/>
          <w:numId w:val="66"/>
        </w:numPr>
        <w:spacing w:line="360" w:lineRule="auto"/>
        <w:jc w:val="both"/>
        <w:rPr>
          <w:rFonts w:ascii="Times New Roman" w:hAnsi="Times New Roman" w:cs="Times New Roman"/>
        </w:rPr>
      </w:pPr>
      <w:r w:rsidRPr="00A10CFB">
        <w:rPr>
          <w:rFonts w:ascii="Times New Roman" w:hAnsi="Times New Roman" w:cs="Times New Roman"/>
        </w:rPr>
        <w:t>Architectural diagrams, design documents and data flow diagrams are created.</w:t>
      </w:r>
    </w:p>
    <w:p w14:paraId="3177A04B" w14:textId="778A7EC4" w:rsidR="0063003E" w:rsidRPr="00A10CFB" w:rsidRDefault="0063003E" w:rsidP="00BB5248">
      <w:pPr>
        <w:pStyle w:val="ListParagraph"/>
        <w:numPr>
          <w:ilvl w:val="0"/>
          <w:numId w:val="66"/>
        </w:numPr>
        <w:spacing w:line="360" w:lineRule="auto"/>
        <w:jc w:val="both"/>
        <w:rPr>
          <w:rFonts w:ascii="Times New Roman" w:hAnsi="Times New Roman" w:cs="Times New Roman"/>
          <w:b/>
          <w:bCs/>
        </w:rPr>
      </w:pPr>
      <w:r w:rsidRPr="00A10CFB">
        <w:rPr>
          <w:rFonts w:ascii="Times New Roman" w:hAnsi="Times New Roman" w:cs="Times New Roman"/>
        </w:rPr>
        <w:t>Wireframing and prototyping tools are used to prepare UI/UX mockups of both a job seeker’s and a recruiter’s experience.</w:t>
      </w:r>
    </w:p>
    <w:p w14:paraId="1937EDE1" w14:textId="77777777" w:rsidR="0063003E" w:rsidRPr="00A10CFB" w:rsidRDefault="0063003E" w:rsidP="00BB5248">
      <w:pPr>
        <w:pStyle w:val="ListParagraph"/>
        <w:numPr>
          <w:ilvl w:val="0"/>
          <w:numId w:val="64"/>
        </w:numPr>
        <w:spacing w:line="360" w:lineRule="auto"/>
        <w:jc w:val="both"/>
        <w:rPr>
          <w:rFonts w:ascii="Times New Roman" w:hAnsi="Times New Roman" w:cs="Times New Roman"/>
          <w:b/>
          <w:bCs/>
        </w:rPr>
      </w:pPr>
      <w:r w:rsidRPr="00A10CFB">
        <w:rPr>
          <w:rFonts w:ascii="Times New Roman" w:hAnsi="Times New Roman" w:cs="Times New Roman"/>
          <w:b/>
          <w:bCs/>
        </w:rPr>
        <w:t>Implementation (Agile Sprints)</w:t>
      </w:r>
    </w:p>
    <w:p w14:paraId="17ECC45E" w14:textId="77777777" w:rsidR="0063003E" w:rsidRPr="00A10CFB" w:rsidRDefault="0063003E" w:rsidP="00BB5248">
      <w:pPr>
        <w:pStyle w:val="ListParagraph"/>
        <w:numPr>
          <w:ilvl w:val="0"/>
          <w:numId w:val="67"/>
        </w:numPr>
        <w:spacing w:line="360" w:lineRule="auto"/>
        <w:jc w:val="both"/>
        <w:rPr>
          <w:rFonts w:ascii="Times New Roman" w:hAnsi="Times New Roman" w:cs="Times New Roman"/>
        </w:rPr>
      </w:pPr>
      <w:r w:rsidRPr="00A10CFB">
        <w:rPr>
          <w:rFonts w:ascii="Times New Roman" w:hAnsi="Times New Roman" w:cs="Times New Roman"/>
        </w:rPr>
        <w:t>Each module is listed as such as Authentication, Resume Builder, Job Posting, etc.</w:t>
      </w:r>
    </w:p>
    <w:p w14:paraId="1BAD046E" w14:textId="55F44AF7" w:rsidR="00C64ECF" w:rsidRPr="00A10CFB" w:rsidRDefault="0063003E" w:rsidP="00BB5248">
      <w:pPr>
        <w:pStyle w:val="ListParagraph"/>
        <w:numPr>
          <w:ilvl w:val="0"/>
          <w:numId w:val="67"/>
        </w:numPr>
        <w:spacing w:line="360" w:lineRule="auto"/>
        <w:jc w:val="both"/>
        <w:rPr>
          <w:rFonts w:ascii="Times New Roman" w:hAnsi="Times New Roman" w:cs="Times New Roman"/>
          <w:b/>
          <w:bCs/>
        </w:rPr>
      </w:pPr>
      <w:r w:rsidRPr="00A10CFB">
        <w:rPr>
          <w:rFonts w:ascii="Times New Roman" w:hAnsi="Times New Roman" w:cs="Times New Roman"/>
        </w:rPr>
        <w:t>Each sprint works on a set of features by unit test and sprint review.</w:t>
      </w:r>
    </w:p>
    <w:p w14:paraId="73622B44" w14:textId="77777777" w:rsidR="0063003E" w:rsidRPr="00A10CFB" w:rsidRDefault="0063003E" w:rsidP="00BB5248">
      <w:pPr>
        <w:pStyle w:val="ListParagraph"/>
        <w:numPr>
          <w:ilvl w:val="0"/>
          <w:numId w:val="64"/>
        </w:numPr>
        <w:spacing w:line="360" w:lineRule="auto"/>
        <w:jc w:val="both"/>
        <w:rPr>
          <w:rFonts w:ascii="Times New Roman" w:hAnsi="Times New Roman" w:cs="Times New Roman"/>
          <w:b/>
          <w:bCs/>
        </w:rPr>
      </w:pPr>
      <w:r w:rsidRPr="00A10CFB">
        <w:rPr>
          <w:rFonts w:ascii="Times New Roman" w:hAnsi="Times New Roman" w:cs="Times New Roman"/>
          <w:b/>
          <w:bCs/>
        </w:rPr>
        <w:t>Testing</w:t>
      </w:r>
    </w:p>
    <w:p w14:paraId="49626221" w14:textId="62D2BD2E" w:rsidR="0063003E" w:rsidRPr="00A10CFB" w:rsidRDefault="00A67071" w:rsidP="00BB5248">
      <w:pPr>
        <w:pStyle w:val="ListParagraph"/>
        <w:numPr>
          <w:ilvl w:val="0"/>
          <w:numId w:val="68"/>
        </w:numPr>
        <w:spacing w:line="360" w:lineRule="auto"/>
        <w:jc w:val="both"/>
        <w:rPr>
          <w:rFonts w:ascii="Times New Roman" w:hAnsi="Times New Roman" w:cs="Times New Roman"/>
        </w:rPr>
      </w:pPr>
      <w:r w:rsidRPr="00A10CFB">
        <w:rPr>
          <w:rFonts w:ascii="Times New Roman" w:hAnsi="Times New Roman" w:cs="Times New Roman"/>
          <w:b/>
          <w:bCs/>
        </w:rPr>
        <w:t>Unit Testinng:</w:t>
      </w:r>
      <w:r w:rsidRPr="00A10CFB">
        <w:rPr>
          <w:rFonts w:ascii="Times New Roman" w:hAnsi="Times New Roman" w:cs="Times New Roman"/>
        </w:rPr>
        <w:t xml:space="preserve"> </w:t>
      </w:r>
      <w:r w:rsidR="0063003E" w:rsidRPr="00A10CFB">
        <w:rPr>
          <w:rFonts w:ascii="Times New Roman" w:hAnsi="Times New Roman" w:cs="Times New Roman"/>
        </w:rPr>
        <w:t>Individual modules are tested in isolation, which is Unit Testing.</w:t>
      </w:r>
    </w:p>
    <w:p w14:paraId="2822A90B" w14:textId="77777777" w:rsidR="0063003E" w:rsidRPr="00A10CFB" w:rsidRDefault="0063003E" w:rsidP="00BB5248">
      <w:pPr>
        <w:pStyle w:val="ListParagraph"/>
        <w:numPr>
          <w:ilvl w:val="0"/>
          <w:numId w:val="68"/>
        </w:numPr>
        <w:spacing w:line="360" w:lineRule="auto"/>
        <w:jc w:val="both"/>
        <w:rPr>
          <w:rFonts w:ascii="Times New Roman" w:hAnsi="Times New Roman" w:cs="Times New Roman"/>
        </w:rPr>
      </w:pPr>
      <w:r w:rsidRPr="00A10CFB">
        <w:rPr>
          <w:rFonts w:ascii="Times New Roman" w:hAnsi="Times New Roman" w:cs="Times New Roman"/>
          <w:b/>
          <w:bCs/>
        </w:rPr>
        <w:t>Module Interaction:</w:t>
      </w:r>
      <w:r w:rsidRPr="00A10CFB">
        <w:rPr>
          <w:rFonts w:ascii="Times New Roman" w:hAnsi="Times New Roman" w:cs="Times New Roman"/>
        </w:rPr>
        <w:t xml:space="preserve"> Tests to check that modules function together.</w:t>
      </w:r>
    </w:p>
    <w:p w14:paraId="28B292C4" w14:textId="77777777" w:rsidR="0063003E" w:rsidRPr="00A10CFB" w:rsidRDefault="0063003E" w:rsidP="00BB5248">
      <w:pPr>
        <w:pStyle w:val="ListParagraph"/>
        <w:numPr>
          <w:ilvl w:val="0"/>
          <w:numId w:val="68"/>
        </w:numPr>
        <w:spacing w:line="360" w:lineRule="auto"/>
        <w:jc w:val="both"/>
        <w:rPr>
          <w:rFonts w:ascii="Times New Roman" w:hAnsi="Times New Roman" w:cs="Times New Roman"/>
        </w:rPr>
      </w:pPr>
      <w:r w:rsidRPr="00A10CFB">
        <w:rPr>
          <w:rFonts w:ascii="Times New Roman" w:hAnsi="Times New Roman" w:cs="Times New Roman"/>
          <w:b/>
          <w:bCs/>
        </w:rPr>
        <w:t>System Testing:</w:t>
      </w:r>
      <w:r w:rsidRPr="00A10CFB">
        <w:rPr>
          <w:rFonts w:ascii="Times New Roman" w:hAnsi="Times New Roman" w:cs="Times New Roman"/>
        </w:rPr>
        <w:t xml:space="preserve"> Complete end-to-end testing.</w:t>
      </w:r>
    </w:p>
    <w:p w14:paraId="4F564AC2" w14:textId="5B8CDBAE" w:rsidR="0063003E" w:rsidRPr="00A10CFB" w:rsidRDefault="0063003E" w:rsidP="00BB5248">
      <w:pPr>
        <w:pStyle w:val="ListParagraph"/>
        <w:numPr>
          <w:ilvl w:val="0"/>
          <w:numId w:val="68"/>
        </w:numPr>
        <w:spacing w:line="360" w:lineRule="auto"/>
        <w:jc w:val="both"/>
        <w:rPr>
          <w:rFonts w:ascii="Times New Roman" w:hAnsi="Times New Roman" w:cs="Times New Roman"/>
          <w:b/>
          <w:bCs/>
        </w:rPr>
      </w:pPr>
      <w:r w:rsidRPr="00A10CFB">
        <w:rPr>
          <w:rFonts w:ascii="Times New Roman" w:hAnsi="Times New Roman" w:cs="Times New Roman"/>
        </w:rPr>
        <w:t>Feedback given out to a set of users chosen for review.</w:t>
      </w:r>
    </w:p>
    <w:p w14:paraId="35A95E79" w14:textId="77777777" w:rsidR="0063003E" w:rsidRPr="00A10CFB" w:rsidRDefault="0063003E" w:rsidP="00BB5248">
      <w:pPr>
        <w:pStyle w:val="ListParagraph"/>
        <w:numPr>
          <w:ilvl w:val="0"/>
          <w:numId w:val="64"/>
        </w:numPr>
        <w:spacing w:line="360" w:lineRule="auto"/>
        <w:jc w:val="both"/>
        <w:rPr>
          <w:rFonts w:ascii="Times New Roman" w:hAnsi="Times New Roman" w:cs="Times New Roman"/>
          <w:b/>
          <w:bCs/>
        </w:rPr>
      </w:pPr>
      <w:r w:rsidRPr="00A10CFB">
        <w:rPr>
          <w:rFonts w:ascii="Times New Roman" w:hAnsi="Times New Roman" w:cs="Times New Roman"/>
          <w:b/>
          <w:bCs/>
        </w:rPr>
        <w:t>Deployment</w:t>
      </w:r>
    </w:p>
    <w:p w14:paraId="43F07808" w14:textId="77777777" w:rsidR="0063003E" w:rsidRPr="00A10CFB" w:rsidRDefault="0063003E" w:rsidP="00BB5248">
      <w:pPr>
        <w:pStyle w:val="ListParagraph"/>
        <w:numPr>
          <w:ilvl w:val="0"/>
          <w:numId w:val="69"/>
        </w:numPr>
        <w:spacing w:line="360" w:lineRule="auto"/>
        <w:jc w:val="both"/>
        <w:rPr>
          <w:rFonts w:ascii="Times New Roman" w:hAnsi="Times New Roman" w:cs="Times New Roman"/>
        </w:rPr>
      </w:pPr>
      <w:r w:rsidRPr="00A10CFB">
        <w:rPr>
          <w:rFonts w:ascii="Times New Roman" w:hAnsi="Times New Roman" w:cs="Times New Roman"/>
        </w:rPr>
        <w:t>The system is tested successfully, and deployed on a staging server for final validating using the same failure symptoms.</w:t>
      </w:r>
    </w:p>
    <w:p w14:paraId="65467AEA" w14:textId="41430A57" w:rsidR="0063003E" w:rsidRPr="00A10CFB" w:rsidRDefault="0063003E" w:rsidP="00BB5248">
      <w:pPr>
        <w:pStyle w:val="ListParagraph"/>
        <w:numPr>
          <w:ilvl w:val="0"/>
          <w:numId w:val="69"/>
        </w:numPr>
        <w:spacing w:line="360" w:lineRule="auto"/>
        <w:jc w:val="both"/>
        <w:rPr>
          <w:rFonts w:ascii="Times New Roman" w:hAnsi="Times New Roman" w:cs="Times New Roman"/>
          <w:b/>
          <w:bCs/>
        </w:rPr>
      </w:pPr>
      <w:r w:rsidRPr="00A10CFB">
        <w:rPr>
          <w:rFonts w:ascii="Times New Roman" w:hAnsi="Times New Roman" w:cs="Times New Roman"/>
        </w:rPr>
        <w:t>It is once approved, released with continuous integration pipelines to the production.</w:t>
      </w:r>
    </w:p>
    <w:p w14:paraId="1541E4BE" w14:textId="77777777" w:rsidR="00CA4442" w:rsidRPr="00A10CFB" w:rsidRDefault="00CA4442" w:rsidP="00BB5248">
      <w:pPr>
        <w:pStyle w:val="ListParagraph"/>
        <w:numPr>
          <w:ilvl w:val="0"/>
          <w:numId w:val="64"/>
        </w:numPr>
        <w:spacing w:line="360" w:lineRule="auto"/>
        <w:jc w:val="both"/>
        <w:rPr>
          <w:rFonts w:ascii="Times New Roman" w:hAnsi="Times New Roman" w:cs="Times New Roman"/>
          <w:b/>
          <w:bCs/>
        </w:rPr>
      </w:pPr>
      <w:r w:rsidRPr="00A10CFB">
        <w:rPr>
          <w:rFonts w:ascii="Times New Roman" w:hAnsi="Times New Roman" w:cs="Times New Roman"/>
          <w:b/>
          <w:bCs/>
        </w:rPr>
        <w:t>Maintenance and Updates</w:t>
      </w:r>
    </w:p>
    <w:p w14:paraId="11C0CFF6" w14:textId="3BF9D2D3" w:rsidR="00CA4442" w:rsidRPr="00A10CFB" w:rsidRDefault="00CA4442" w:rsidP="00BB5248">
      <w:pPr>
        <w:pStyle w:val="ListParagraph"/>
        <w:numPr>
          <w:ilvl w:val="0"/>
          <w:numId w:val="70"/>
        </w:numPr>
        <w:spacing w:line="360" w:lineRule="auto"/>
        <w:jc w:val="both"/>
        <w:rPr>
          <w:rFonts w:ascii="Times New Roman" w:hAnsi="Times New Roman" w:cs="Times New Roman"/>
        </w:rPr>
      </w:pPr>
      <w:r w:rsidRPr="00A10CFB">
        <w:rPr>
          <w:rFonts w:ascii="Times New Roman" w:hAnsi="Times New Roman" w:cs="Times New Roman"/>
        </w:rPr>
        <w:t>Regular maintenance cycles are planned.</w:t>
      </w:r>
    </w:p>
    <w:p w14:paraId="654AECE0" w14:textId="70C9D4E2" w:rsidR="005E4675" w:rsidRPr="00A10CFB" w:rsidRDefault="00CA4442" w:rsidP="00BB5248">
      <w:pPr>
        <w:pStyle w:val="ListParagraph"/>
        <w:numPr>
          <w:ilvl w:val="0"/>
          <w:numId w:val="70"/>
        </w:numPr>
        <w:spacing w:line="360" w:lineRule="auto"/>
        <w:jc w:val="both"/>
        <w:rPr>
          <w:rFonts w:ascii="Times New Roman" w:hAnsi="Times New Roman" w:cs="Times New Roman"/>
        </w:rPr>
      </w:pPr>
      <w:r w:rsidRPr="00A10CFB">
        <w:rPr>
          <w:rFonts w:ascii="Times New Roman" w:hAnsi="Times New Roman" w:cs="Times New Roman"/>
        </w:rPr>
        <w:t>Continuous updating of the system based on the user feedback and changing technologies is made sure using agile iterations.</w:t>
      </w:r>
    </w:p>
    <w:p w14:paraId="09F8D87E" w14:textId="77777777" w:rsidR="005E4675" w:rsidRPr="00A10CFB" w:rsidRDefault="005E4675" w:rsidP="00BB5248">
      <w:pPr>
        <w:spacing w:line="360" w:lineRule="auto"/>
        <w:jc w:val="both"/>
        <w:rPr>
          <w:rFonts w:ascii="Times New Roman" w:hAnsi="Times New Roman" w:cs="Times New Roman"/>
        </w:rPr>
      </w:pPr>
      <w:r w:rsidRPr="00A10CFB">
        <w:rPr>
          <w:rFonts w:ascii="Times New Roman" w:hAnsi="Times New Roman" w:cs="Times New Roman"/>
        </w:rPr>
        <w:br w:type="page"/>
      </w:r>
    </w:p>
    <w:p w14:paraId="2A960CF3" w14:textId="77777777" w:rsidR="005E4675" w:rsidRPr="00A10CFB" w:rsidRDefault="005E4675" w:rsidP="00BB5248">
      <w:pPr>
        <w:pStyle w:val="Heading1"/>
        <w:spacing w:line="360" w:lineRule="auto"/>
        <w:jc w:val="both"/>
        <w:rPr>
          <w:rFonts w:ascii="Times New Roman" w:hAnsi="Times New Roman" w:cs="Times New Roman"/>
          <w:b/>
          <w:bCs/>
          <w:color w:val="auto"/>
          <w:sz w:val="48"/>
          <w:szCs w:val="48"/>
        </w:rPr>
      </w:pPr>
    </w:p>
    <w:p w14:paraId="597BA270" w14:textId="77777777" w:rsidR="005E4675" w:rsidRPr="00A10CFB" w:rsidRDefault="005E4675" w:rsidP="00BB5248">
      <w:pPr>
        <w:pStyle w:val="Heading1"/>
        <w:spacing w:line="360" w:lineRule="auto"/>
        <w:jc w:val="both"/>
        <w:rPr>
          <w:rFonts w:ascii="Times New Roman" w:hAnsi="Times New Roman" w:cs="Times New Roman"/>
          <w:b/>
          <w:bCs/>
          <w:color w:val="auto"/>
          <w:sz w:val="48"/>
          <w:szCs w:val="48"/>
        </w:rPr>
      </w:pPr>
    </w:p>
    <w:p w14:paraId="77138C8F" w14:textId="77777777" w:rsidR="005E4675" w:rsidRPr="00A10CFB" w:rsidRDefault="005E4675" w:rsidP="00BB5248">
      <w:pPr>
        <w:pStyle w:val="Heading1"/>
        <w:spacing w:line="360" w:lineRule="auto"/>
        <w:jc w:val="both"/>
        <w:rPr>
          <w:rFonts w:ascii="Times New Roman" w:hAnsi="Times New Roman" w:cs="Times New Roman"/>
          <w:b/>
          <w:bCs/>
          <w:color w:val="auto"/>
          <w:sz w:val="48"/>
          <w:szCs w:val="48"/>
        </w:rPr>
      </w:pPr>
    </w:p>
    <w:p w14:paraId="44043D0A" w14:textId="77777777" w:rsidR="005E4675" w:rsidRPr="00A10CFB" w:rsidRDefault="005E4675" w:rsidP="00BB5248">
      <w:pPr>
        <w:pStyle w:val="Heading1"/>
        <w:spacing w:line="360" w:lineRule="auto"/>
        <w:jc w:val="both"/>
        <w:rPr>
          <w:rFonts w:ascii="Times New Roman" w:hAnsi="Times New Roman" w:cs="Times New Roman"/>
          <w:b/>
          <w:bCs/>
          <w:color w:val="auto"/>
          <w:sz w:val="48"/>
          <w:szCs w:val="48"/>
        </w:rPr>
      </w:pPr>
    </w:p>
    <w:p w14:paraId="71A68278" w14:textId="77777777" w:rsidR="005E4675" w:rsidRPr="00A10CFB" w:rsidRDefault="005E4675" w:rsidP="00BB5248">
      <w:pPr>
        <w:spacing w:line="360" w:lineRule="auto"/>
        <w:jc w:val="both"/>
        <w:rPr>
          <w:rFonts w:ascii="Times New Roman" w:hAnsi="Times New Roman" w:cs="Times New Roman"/>
        </w:rPr>
      </w:pPr>
    </w:p>
    <w:p w14:paraId="1BE82DA2" w14:textId="130BDB42" w:rsidR="005E4675" w:rsidRPr="00A10CFB" w:rsidRDefault="005E4675" w:rsidP="00BB5248">
      <w:pPr>
        <w:pStyle w:val="Heading1"/>
        <w:spacing w:line="360" w:lineRule="auto"/>
        <w:jc w:val="both"/>
        <w:rPr>
          <w:rFonts w:ascii="Times New Roman" w:hAnsi="Times New Roman" w:cs="Times New Roman"/>
          <w:b/>
          <w:bCs/>
          <w:color w:val="auto"/>
          <w:sz w:val="48"/>
          <w:szCs w:val="48"/>
        </w:rPr>
      </w:pPr>
      <w:bookmarkStart w:id="76" w:name="_Toc203932215"/>
      <w:r w:rsidRPr="00A10CFB">
        <w:rPr>
          <w:rFonts w:ascii="Times New Roman" w:hAnsi="Times New Roman" w:cs="Times New Roman"/>
          <w:b/>
          <w:bCs/>
          <w:color w:val="auto"/>
          <w:sz w:val="48"/>
          <w:szCs w:val="48"/>
        </w:rPr>
        <w:t>Chapter 4: System Design</w:t>
      </w:r>
      <w:bookmarkEnd w:id="76"/>
    </w:p>
    <w:p w14:paraId="3686E9F3" w14:textId="617D4300" w:rsidR="006908BD" w:rsidRPr="00A10CFB" w:rsidRDefault="005E4675" w:rsidP="00BB5248">
      <w:pPr>
        <w:pStyle w:val="Heading1"/>
        <w:spacing w:line="360" w:lineRule="auto"/>
        <w:jc w:val="both"/>
        <w:rPr>
          <w:rFonts w:ascii="Times New Roman" w:hAnsi="Times New Roman" w:cs="Times New Roman"/>
          <w:b/>
          <w:bCs/>
          <w:color w:val="auto"/>
          <w:sz w:val="28"/>
          <w:szCs w:val="28"/>
        </w:rPr>
      </w:pPr>
      <w:r w:rsidRPr="00A10CFB">
        <w:rPr>
          <w:rFonts w:ascii="Times New Roman" w:hAnsi="Times New Roman" w:cs="Times New Roman"/>
        </w:rPr>
        <w:br w:type="page"/>
      </w:r>
    </w:p>
    <w:p w14:paraId="798BC492" w14:textId="71B3BE33" w:rsidR="005E4675" w:rsidRPr="00A10CFB" w:rsidRDefault="005E4675" w:rsidP="00BB5248">
      <w:pPr>
        <w:spacing w:line="360" w:lineRule="auto"/>
        <w:jc w:val="both"/>
        <w:rPr>
          <w:rFonts w:ascii="Times New Roman" w:hAnsi="Times New Roman" w:cs="Times New Roman"/>
        </w:rPr>
      </w:pPr>
      <w:r w:rsidRPr="00A10CFB">
        <w:rPr>
          <w:rFonts w:ascii="Times New Roman" w:hAnsi="Times New Roman" w:cs="Times New Roman"/>
        </w:rPr>
        <w:lastRenderedPageBreak/>
        <w:t>In software development, system design is a very important phase of designing how the system will be made, structured and implemented. It turns specified functional and non functional requirements obtained in the requirement analysis phase into a detailed technical plan. This chapter presents the system architecture, the key modules; component interaction; and how the different constituents of the JobiVerse platform come together.</w:t>
      </w:r>
    </w:p>
    <w:p w14:paraId="39F70141" w14:textId="2CF58C1A" w:rsidR="005E4675" w:rsidRPr="00A10CFB" w:rsidRDefault="005E4675" w:rsidP="00BB5248">
      <w:pPr>
        <w:pStyle w:val="Heading2"/>
        <w:spacing w:line="360" w:lineRule="auto"/>
        <w:jc w:val="both"/>
        <w:rPr>
          <w:rFonts w:ascii="Times New Roman" w:hAnsi="Times New Roman" w:cs="Times New Roman"/>
          <w:b/>
          <w:bCs/>
          <w:color w:val="auto"/>
          <w:sz w:val="24"/>
          <w:szCs w:val="24"/>
        </w:rPr>
      </w:pPr>
      <w:bookmarkStart w:id="77" w:name="_Toc203932216"/>
      <w:r w:rsidRPr="00A10CFB">
        <w:rPr>
          <w:rFonts w:ascii="Times New Roman" w:hAnsi="Times New Roman" w:cs="Times New Roman"/>
          <w:b/>
          <w:bCs/>
          <w:color w:val="auto"/>
          <w:sz w:val="24"/>
          <w:szCs w:val="24"/>
        </w:rPr>
        <w:t xml:space="preserve">4.1.  </w:t>
      </w:r>
      <w:r w:rsidR="00FC7CBE" w:rsidRPr="00A10CFB">
        <w:rPr>
          <w:rFonts w:ascii="Times New Roman" w:hAnsi="Times New Roman" w:cs="Times New Roman"/>
          <w:b/>
          <w:bCs/>
          <w:color w:val="auto"/>
          <w:sz w:val="24"/>
          <w:szCs w:val="24"/>
        </w:rPr>
        <w:t xml:space="preserve"> </w:t>
      </w:r>
      <w:r w:rsidRPr="00A10CFB">
        <w:rPr>
          <w:rFonts w:ascii="Times New Roman" w:hAnsi="Times New Roman" w:cs="Times New Roman"/>
          <w:b/>
          <w:bCs/>
          <w:color w:val="auto"/>
          <w:sz w:val="24"/>
          <w:szCs w:val="24"/>
        </w:rPr>
        <w:t>High Level System Architecture</w:t>
      </w:r>
      <w:bookmarkEnd w:id="77"/>
    </w:p>
    <w:p w14:paraId="5F18FBE8" w14:textId="4EE29D3A" w:rsidR="005E4675" w:rsidRPr="00A10CFB" w:rsidRDefault="005E4675" w:rsidP="00BB5248">
      <w:pPr>
        <w:spacing w:line="360" w:lineRule="auto"/>
        <w:jc w:val="both"/>
        <w:rPr>
          <w:rFonts w:ascii="Times New Roman" w:hAnsi="Times New Roman" w:cs="Times New Roman"/>
        </w:rPr>
      </w:pPr>
      <w:r w:rsidRPr="00A10CFB">
        <w:rPr>
          <w:rFonts w:ascii="Times New Roman" w:hAnsi="Times New Roman" w:cs="Times New Roman"/>
        </w:rPr>
        <w:t>The JobiVerse platform is based on the three-tier system architecture:</w:t>
      </w:r>
    </w:p>
    <w:p w14:paraId="60C92DD9" w14:textId="46B86708" w:rsidR="005E4675" w:rsidRPr="00A10CFB" w:rsidRDefault="005E4675" w:rsidP="00BB5248">
      <w:pPr>
        <w:pStyle w:val="ListParagraph"/>
        <w:numPr>
          <w:ilvl w:val="0"/>
          <w:numId w:val="71"/>
        </w:numPr>
        <w:spacing w:line="360" w:lineRule="auto"/>
        <w:jc w:val="both"/>
        <w:rPr>
          <w:rFonts w:ascii="Times New Roman" w:hAnsi="Times New Roman" w:cs="Times New Roman"/>
        </w:rPr>
      </w:pPr>
      <w:r w:rsidRPr="00A10CFB">
        <w:rPr>
          <w:rFonts w:ascii="Times New Roman" w:hAnsi="Times New Roman" w:cs="Times New Roman"/>
          <w:b/>
          <w:bCs/>
        </w:rPr>
        <w:t xml:space="preserve">Presentation Layer: </w:t>
      </w:r>
      <w:r w:rsidRPr="00A10CFB">
        <w:rPr>
          <w:rFonts w:ascii="Times New Roman" w:hAnsi="Times New Roman" w:cs="Times New Roman"/>
        </w:rPr>
        <w:t>The front end development using up to date frameworks like Next.js to create user friendly interface.</w:t>
      </w:r>
    </w:p>
    <w:p w14:paraId="08A4BEC0" w14:textId="4E7781CB" w:rsidR="005E4675" w:rsidRPr="00A10CFB" w:rsidRDefault="002F0052" w:rsidP="00BB5248">
      <w:pPr>
        <w:pStyle w:val="ListParagraph"/>
        <w:numPr>
          <w:ilvl w:val="0"/>
          <w:numId w:val="71"/>
        </w:numPr>
        <w:spacing w:line="360" w:lineRule="auto"/>
        <w:jc w:val="both"/>
        <w:rPr>
          <w:rFonts w:ascii="Times New Roman" w:hAnsi="Times New Roman" w:cs="Times New Roman"/>
        </w:rPr>
      </w:pPr>
      <w:r w:rsidRPr="00A10CFB">
        <w:rPr>
          <w:rFonts w:ascii="Times New Roman" w:hAnsi="Times New Roman" w:cs="Times New Roman"/>
          <w:b/>
          <w:bCs/>
        </w:rPr>
        <w:t xml:space="preserve">Application Layer: </w:t>
      </w:r>
      <w:r w:rsidRPr="00A10CFB">
        <w:rPr>
          <w:rFonts w:ascii="Times New Roman" w:hAnsi="Times New Roman" w:cs="Times New Roman"/>
        </w:rPr>
        <w:t>The backend services including user authentication, resume parsing, recommendation system and user management is implemented using Express.js and Python.</w:t>
      </w:r>
    </w:p>
    <w:p w14:paraId="7B4764DE" w14:textId="1FFC3181" w:rsidR="002F0052" w:rsidRPr="00A10CFB" w:rsidRDefault="002F0052" w:rsidP="00BB5248">
      <w:pPr>
        <w:pStyle w:val="ListParagraph"/>
        <w:numPr>
          <w:ilvl w:val="0"/>
          <w:numId w:val="71"/>
        </w:numPr>
        <w:spacing w:line="360" w:lineRule="auto"/>
        <w:jc w:val="both"/>
        <w:rPr>
          <w:rFonts w:ascii="Times New Roman" w:hAnsi="Times New Roman" w:cs="Times New Roman"/>
        </w:rPr>
      </w:pPr>
      <w:r w:rsidRPr="00A10CFB">
        <w:rPr>
          <w:rFonts w:ascii="Times New Roman" w:hAnsi="Times New Roman" w:cs="Times New Roman"/>
          <w:b/>
          <w:bCs/>
        </w:rPr>
        <w:t xml:space="preserve">Data Layer: </w:t>
      </w:r>
      <w:r w:rsidRPr="00A10CFB">
        <w:rPr>
          <w:rFonts w:ascii="Times New Roman" w:hAnsi="Times New Roman" w:cs="Times New Roman"/>
        </w:rPr>
        <w:t>a relational database My SQL is used for structured and unstructured data.</w:t>
      </w:r>
    </w:p>
    <w:p w14:paraId="19A715C6" w14:textId="594E53E6" w:rsidR="00FC7CBE" w:rsidRPr="00A10CFB" w:rsidRDefault="00FC7CBE" w:rsidP="00BB5248">
      <w:pPr>
        <w:pStyle w:val="Heading2"/>
        <w:spacing w:line="360" w:lineRule="auto"/>
        <w:jc w:val="both"/>
        <w:rPr>
          <w:rFonts w:ascii="Times New Roman" w:hAnsi="Times New Roman" w:cs="Times New Roman"/>
          <w:b/>
          <w:bCs/>
          <w:color w:val="auto"/>
          <w:sz w:val="24"/>
          <w:szCs w:val="24"/>
        </w:rPr>
      </w:pPr>
      <w:bookmarkStart w:id="78" w:name="_Toc203932217"/>
      <w:r w:rsidRPr="00A10CFB">
        <w:rPr>
          <w:rFonts w:ascii="Times New Roman" w:hAnsi="Times New Roman" w:cs="Times New Roman"/>
          <w:b/>
          <w:bCs/>
          <w:color w:val="auto"/>
          <w:sz w:val="24"/>
          <w:szCs w:val="24"/>
        </w:rPr>
        <w:t>4.2.   Key Modules of the System</w:t>
      </w:r>
      <w:bookmarkEnd w:id="78"/>
    </w:p>
    <w:p w14:paraId="225E3010" w14:textId="29443E28" w:rsidR="00F0526C" w:rsidRPr="00A10CFB" w:rsidRDefault="00F0526C" w:rsidP="00BB5248">
      <w:pPr>
        <w:pStyle w:val="ListParagraph"/>
        <w:numPr>
          <w:ilvl w:val="0"/>
          <w:numId w:val="72"/>
        </w:numPr>
        <w:spacing w:line="360" w:lineRule="auto"/>
        <w:jc w:val="both"/>
        <w:rPr>
          <w:rFonts w:ascii="Times New Roman" w:hAnsi="Times New Roman" w:cs="Times New Roman"/>
          <w:b/>
          <w:bCs/>
        </w:rPr>
      </w:pPr>
      <w:r w:rsidRPr="00A10CFB">
        <w:rPr>
          <w:rFonts w:ascii="Times New Roman" w:hAnsi="Times New Roman" w:cs="Times New Roman"/>
          <w:b/>
          <w:bCs/>
        </w:rPr>
        <w:t xml:space="preserve">User Management Module: </w:t>
      </w:r>
      <w:r w:rsidRPr="00A10CFB">
        <w:rPr>
          <w:rFonts w:ascii="Times New Roman" w:hAnsi="Times New Roman" w:cs="Times New Roman"/>
        </w:rPr>
        <w:t>Manages user registration, login and authentication.</w:t>
      </w:r>
    </w:p>
    <w:p w14:paraId="6FDAA5B7" w14:textId="1E2B9E61" w:rsidR="00F0526C" w:rsidRPr="00A10CFB" w:rsidRDefault="00F0526C" w:rsidP="00BB5248">
      <w:pPr>
        <w:pStyle w:val="ListParagraph"/>
        <w:numPr>
          <w:ilvl w:val="0"/>
          <w:numId w:val="72"/>
        </w:numPr>
        <w:spacing w:line="360" w:lineRule="auto"/>
        <w:jc w:val="both"/>
        <w:rPr>
          <w:rFonts w:ascii="Times New Roman" w:hAnsi="Times New Roman" w:cs="Times New Roman"/>
          <w:b/>
          <w:bCs/>
        </w:rPr>
      </w:pPr>
      <w:r w:rsidRPr="00A10CFB">
        <w:rPr>
          <w:rFonts w:ascii="Times New Roman" w:hAnsi="Times New Roman" w:cs="Times New Roman"/>
          <w:b/>
          <w:bCs/>
        </w:rPr>
        <w:t xml:space="preserve">Resume Management Module: </w:t>
      </w:r>
      <w:r w:rsidRPr="00A10CFB">
        <w:rPr>
          <w:rFonts w:ascii="Times New Roman" w:hAnsi="Times New Roman" w:cs="Times New Roman"/>
        </w:rPr>
        <w:t>Handles resume parsing, resume creation and resume analysis.</w:t>
      </w:r>
    </w:p>
    <w:p w14:paraId="36BA00D6" w14:textId="06BD2590" w:rsidR="00F0526C" w:rsidRPr="00A10CFB" w:rsidRDefault="00F0526C" w:rsidP="00BB5248">
      <w:pPr>
        <w:pStyle w:val="ListParagraph"/>
        <w:numPr>
          <w:ilvl w:val="0"/>
          <w:numId w:val="72"/>
        </w:numPr>
        <w:spacing w:line="360" w:lineRule="auto"/>
        <w:jc w:val="both"/>
        <w:rPr>
          <w:rFonts w:ascii="Times New Roman" w:hAnsi="Times New Roman" w:cs="Times New Roman"/>
          <w:b/>
          <w:bCs/>
        </w:rPr>
      </w:pPr>
      <w:r w:rsidRPr="00A10CFB">
        <w:rPr>
          <w:rFonts w:ascii="Times New Roman" w:hAnsi="Times New Roman" w:cs="Times New Roman"/>
          <w:b/>
          <w:bCs/>
        </w:rPr>
        <w:t>Recommendation Module:</w:t>
      </w:r>
      <w:r w:rsidR="00F0344B" w:rsidRPr="00A10CFB">
        <w:rPr>
          <w:rFonts w:ascii="Times New Roman" w:hAnsi="Times New Roman" w:cs="Times New Roman"/>
          <w:b/>
          <w:bCs/>
        </w:rPr>
        <w:t xml:space="preserve"> </w:t>
      </w:r>
      <w:r w:rsidR="00F0344B" w:rsidRPr="00A10CFB">
        <w:rPr>
          <w:rFonts w:ascii="Times New Roman" w:hAnsi="Times New Roman" w:cs="Times New Roman"/>
        </w:rPr>
        <w:t>Utilizes AI/ML models to recommend users with relevant job opening.</w:t>
      </w:r>
    </w:p>
    <w:p w14:paraId="5DC11937" w14:textId="368EED9D" w:rsidR="00F0526C" w:rsidRPr="00A10CFB" w:rsidRDefault="00F0526C" w:rsidP="00BB5248">
      <w:pPr>
        <w:pStyle w:val="ListParagraph"/>
        <w:numPr>
          <w:ilvl w:val="0"/>
          <w:numId w:val="72"/>
        </w:numPr>
        <w:spacing w:line="360" w:lineRule="auto"/>
        <w:jc w:val="both"/>
        <w:rPr>
          <w:rFonts w:ascii="Times New Roman" w:hAnsi="Times New Roman" w:cs="Times New Roman"/>
          <w:b/>
          <w:bCs/>
        </w:rPr>
      </w:pPr>
      <w:r w:rsidRPr="00A10CFB">
        <w:rPr>
          <w:rFonts w:ascii="Times New Roman" w:hAnsi="Times New Roman" w:cs="Times New Roman"/>
          <w:b/>
          <w:bCs/>
        </w:rPr>
        <w:t>Job Management Module:</w:t>
      </w:r>
      <w:r w:rsidR="00F0344B" w:rsidRPr="00A10CFB">
        <w:rPr>
          <w:rFonts w:ascii="Times New Roman" w:hAnsi="Times New Roman" w:cs="Times New Roman"/>
          <w:b/>
          <w:bCs/>
        </w:rPr>
        <w:t xml:space="preserve"> </w:t>
      </w:r>
      <w:r w:rsidR="00F0344B" w:rsidRPr="00A10CFB">
        <w:rPr>
          <w:rFonts w:ascii="Times New Roman" w:hAnsi="Times New Roman" w:cs="Times New Roman"/>
        </w:rPr>
        <w:t>Enables the recruiters to post a job, receive and manage application.</w:t>
      </w:r>
    </w:p>
    <w:p w14:paraId="05322BD9" w14:textId="544695F6" w:rsidR="00F0526C" w:rsidRPr="00A10CFB" w:rsidRDefault="00F0526C" w:rsidP="00BB5248">
      <w:pPr>
        <w:pStyle w:val="ListParagraph"/>
        <w:numPr>
          <w:ilvl w:val="0"/>
          <w:numId w:val="72"/>
        </w:numPr>
        <w:spacing w:line="360" w:lineRule="auto"/>
        <w:jc w:val="both"/>
        <w:rPr>
          <w:rFonts w:ascii="Times New Roman" w:hAnsi="Times New Roman" w:cs="Times New Roman"/>
          <w:b/>
          <w:bCs/>
        </w:rPr>
      </w:pPr>
      <w:r w:rsidRPr="00A10CFB">
        <w:rPr>
          <w:rFonts w:ascii="Times New Roman" w:hAnsi="Times New Roman" w:cs="Times New Roman"/>
          <w:b/>
          <w:bCs/>
        </w:rPr>
        <w:t>Interview Scheduler Module:</w:t>
      </w:r>
      <w:r w:rsidR="00F0344B" w:rsidRPr="00A10CFB">
        <w:rPr>
          <w:rFonts w:ascii="Times New Roman" w:hAnsi="Times New Roman" w:cs="Times New Roman"/>
          <w:b/>
          <w:bCs/>
        </w:rPr>
        <w:t xml:space="preserve"> </w:t>
      </w:r>
      <w:r w:rsidR="00F0344B" w:rsidRPr="00A10CFB">
        <w:rPr>
          <w:rFonts w:ascii="Times New Roman" w:hAnsi="Times New Roman" w:cs="Times New Roman"/>
        </w:rPr>
        <w:t>Allows recruiters to schedule and conduct interviews of the shortlisted candidates.</w:t>
      </w:r>
    </w:p>
    <w:p w14:paraId="3D4325A8" w14:textId="7FF82385" w:rsidR="00F0526C" w:rsidRPr="00A10CFB" w:rsidRDefault="00F0526C" w:rsidP="00BB5248">
      <w:pPr>
        <w:pStyle w:val="ListParagraph"/>
        <w:numPr>
          <w:ilvl w:val="0"/>
          <w:numId w:val="72"/>
        </w:numPr>
        <w:spacing w:line="360" w:lineRule="auto"/>
        <w:jc w:val="both"/>
        <w:rPr>
          <w:rFonts w:ascii="Times New Roman" w:hAnsi="Times New Roman" w:cs="Times New Roman"/>
          <w:b/>
          <w:bCs/>
        </w:rPr>
      </w:pPr>
      <w:r w:rsidRPr="00A10CFB">
        <w:rPr>
          <w:rFonts w:ascii="Times New Roman" w:hAnsi="Times New Roman" w:cs="Times New Roman"/>
          <w:b/>
          <w:bCs/>
        </w:rPr>
        <w:t>Admin Dashboard:</w:t>
      </w:r>
      <w:r w:rsidR="00F0344B" w:rsidRPr="00A10CFB">
        <w:rPr>
          <w:rFonts w:ascii="Times New Roman" w:hAnsi="Times New Roman" w:cs="Times New Roman"/>
          <w:b/>
          <w:bCs/>
        </w:rPr>
        <w:t xml:space="preserve"> </w:t>
      </w:r>
      <w:r w:rsidR="00F0344B" w:rsidRPr="00A10CFB">
        <w:rPr>
          <w:rFonts w:ascii="Times New Roman" w:hAnsi="Times New Roman" w:cs="Times New Roman"/>
        </w:rPr>
        <w:t>Allows administrators to oversee the function of the platform.</w:t>
      </w:r>
    </w:p>
    <w:p w14:paraId="7A7DC8F0" w14:textId="77777777" w:rsidR="00B119E9" w:rsidRPr="00A10CFB" w:rsidRDefault="00B119E9" w:rsidP="00BB5248">
      <w:pPr>
        <w:spacing w:line="360" w:lineRule="auto"/>
        <w:jc w:val="both"/>
        <w:rPr>
          <w:rFonts w:ascii="Times New Roman" w:hAnsi="Times New Roman" w:cs="Times New Roman"/>
          <w:b/>
          <w:bCs/>
        </w:rPr>
      </w:pPr>
    </w:p>
    <w:p w14:paraId="44100232" w14:textId="77777777" w:rsidR="00B119E9" w:rsidRPr="00A10CFB" w:rsidRDefault="00B119E9" w:rsidP="00BB5248">
      <w:pPr>
        <w:spacing w:line="360" w:lineRule="auto"/>
        <w:jc w:val="both"/>
        <w:rPr>
          <w:rFonts w:ascii="Times New Roman" w:hAnsi="Times New Roman" w:cs="Times New Roman"/>
          <w:b/>
          <w:bCs/>
        </w:rPr>
      </w:pPr>
    </w:p>
    <w:p w14:paraId="112D8044" w14:textId="77777777" w:rsidR="00B119E9" w:rsidRPr="00A10CFB" w:rsidRDefault="00B119E9" w:rsidP="00BB5248">
      <w:pPr>
        <w:spacing w:line="360" w:lineRule="auto"/>
        <w:jc w:val="both"/>
        <w:rPr>
          <w:rFonts w:ascii="Times New Roman" w:hAnsi="Times New Roman" w:cs="Times New Roman"/>
          <w:b/>
          <w:bCs/>
        </w:rPr>
      </w:pPr>
    </w:p>
    <w:p w14:paraId="233AE3E0" w14:textId="4E7D5F48" w:rsidR="00F0344B" w:rsidRPr="00A10CFB" w:rsidRDefault="00B119E9" w:rsidP="00BB5248">
      <w:pPr>
        <w:pStyle w:val="Heading2"/>
        <w:spacing w:line="360" w:lineRule="auto"/>
        <w:jc w:val="both"/>
        <w:rPr>
          <w:rFonts w:ascii="Times New Roman" w:hAnsi="Times New Roman" w:cs="Times New Roman"/>
          <w:b/>
          <w:bCs/>
          <w:color w:val="auto"/>
          <w:sz w:val="24"/>
          <w:szCs w:val="24"/>
        </w:rPr>
      </w:pPr>
      <w:bookmarkStart w:id="79" w:name="_Toc203932218"/>
      <w:r w:rsidRPr="00A10CFB">
        <w:rPr>
          <w:rFonts w:ascii="Times New Roman" w:hAnsi="Times New Roman" w:cs="Times New Roman"/>
          <w:b/>
          <w:bCs/>
          <w:color w:val="auto"/>
          <w:sz w:val="24"/>
          <w:szCs w:val="24"/>
        </w:rPr>
        <w:lastRenderedPageBreak/>
        <w:t>4.3.   Work Breakdown Structure(WBS)</w:t>
      </w:r>
      <w:bookmarkEnd w:id="79"/>
    </w:p>
    <w:p w14:paraId="6BB07AFF" w14:textId="77777777" w:rsidR="00B119E9" w:rsidRPr="00A10CFB" w:rsidRDefault="00B119E9" w:rsidP="00BB5248">
      <w:pPr>
        <w:keepNext/>
        <w:spacing w:line="360" w:lineRule="auto"/>
        <w:jc w:val="both"/>
        <w:rPr>
          <w:rFonts w:ascii="Times New Roman" w:hAnsi="Times New Roman" w:cs="Times New Roman"/>
        </w:rPr>
      </w:pPr>
      <w:r w:rsidRPr="00A10CFB">
        <w:rPr>
          <w:rFonts w:ascii="Times New Roman" w:hAnsi="Times New Roman" w:cs="Times New Roman"/>
          <w:noProof/>
        </w:rPr>
        <w:drawing>
          <wp:inline distT="0" distB="0" distL="0" distR="0" wp14:anchorId="3EEA28B4" wp14:editId="1DF2C79D">
            <wp:extent cx="6289482" cy="4297680"/>
            <wp:effectExtent l="0" t="0" r="0" b="7620"/>
            <wp:docPr id="5701327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32717" name="Picture 570132717"/>
                    <pic:cNvPicPr/>
                  </pic:nvPicPr>
                  <pic:blipFill>
                    <a:blip r:embed="rId17">
                      <a:extLst>
                        <a:ext uri="{28A0092B-C50C-407E-A947-70E740481C1C}">
                          <a14:useLocalDpi xmlns:a14="http://schemas.microsoft.com/office/drawing/2010/main" val="0"/>
                        </a:ext>
                      </a:extLst>
                    </a:blip>
                    <a:stretch>
                      <a:fillRect/>
                    </a:stretch>
                  </pic:blipFill>
                  <pic:spPr>
                    <a:xfrm>
                      <a:off x="0" y="0"/>
                      <a:ext cx="6293821" cy="4300645"/>
                    </a:xfrm>
                    <a:prstGeom prst="rect">
                      <a:avLst/>
                    </a:prstGeom>
                  </pic:spPr>
                </pic:pic>
              </a:graphicData>
            </a:graphic>
          </wp:inline>
        </w:drawing>
      </w:r>
    </w:p>
    <w:p w14:paraId="046C0EB1" w14:textId="526E0075" w:rsidR="00B119E9" w:rsidRPr="00A10CFB" w:rsidRDefault="00B119E9" w:rsidP="00BB5248">
      <w:pPr>
        <w:pStyle w:val="Caption"/>
        <w:spacing w:line="360" w:lineRule="auto"/>
        <w:jc w:val="both"/>
        <w:rPr>
          <w:rFonts w:ascii="Times New Roman" w:hAnsi="Times New Roman" w:cs="Times New Roman"/>
        </w:rPr>
      </w:pPr>
      <w:bookmarkStart w:id="80" w:name="_Toc200993840"/>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4</w:t>
      </w:r>
      <w:r w:rsidRPr="00A10CFB">
        <w:rPr>
          <w:rFonts w:ascii="Times New Roman" w:hAnsi="Times New Roman" w:cs="Times New Roman"/>
        </w:rPr>
        <w:fldChar w:fldCharType="end"/>
      </w:r>
      <w:r w:rsidRPr="00A10CFB">
        <w:rPr>
          <w:rFonts w:ascii="Times New Roman" w:hAnsi="Times New Roman" w:cs="Times New Roman"/>
        </w:rPr>
        <w:t>: Work Breakdown Structure (WBS) Diagram</w:t>
      </w:r>
      <w:bookmarkEnd w:id="80"/>
    </w:p>
    <w:p w14:paraId="0593960E" w14:textId="310925DD" w:rsidR="00B119E9"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Problem Specification</w:t>
      </w:r>
    </w:p>
    <w:p w14:paraId="212E134C" w14:textId="107BDA3B"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JobiVerse is founded by such gap in job hunting and hiring ecosystem. Currently there were no AI powered, simple and user friendly interface for both job seekers and employers in existing platforms. In this phase, we did thorough analysis of the pain points of the user, which included finding irrelevant job matches, browsing outdated resumes and communication between the recruiter and candidates is not happening in real time.</w:t>
      </w:r>
    </w:p>
    <w:p w14:paraId="47D55C7A" w14:textId="2812BA44"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SRS Preparation (Software Requirement Specification)</w:t>
      </w:r>
    </w:p>
    <w:p w14:paraId="6A0881D0" w14:textId="6F4D0923"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document for the SRS for JobiVerse was made meticulously in order to capture all the functional and non functional requirements of the system. They include (user roles, job seekers, recruiters, admins), (features: resume builder, job postings, analytics) and system constraints. It was a contractual base between stakeholders and developers that everyone is on the project scope and expectation.</w:t>
      </w:r>
    </w:p>
    <w:p w14:paraId="2D7DD37F" w14:textId="26E84DFE"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Process Identification</w:t>
      </w:r>
    </w:p>
    <w:p w14:paraId="76B20F9E" w14:textId="53BED02B"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This helped us in process identification and defining core workflows of the application, namely account creation, job recommendation algorithms, resume analysis, job application tracking and interactions between the employer and the candidate. They mapped out these processes in a logical sequence and did the groundwork for a robust system which guarantees user satisfaction and the platform efficiency.</w:t>
      </w:r>
    </w:p>
    <w:p w14:paraId="64DDA2E4" w14:textId="5CCC90F4"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Feature Breakdown</w:t>
      </w:r>
    </w:p>
    <w:p w14:paraId="29399EA0" w14:textId="6792611A"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Each major feature of JobiVerse was further divided into sub features. In doing so, the ‘Resume Builder’ was subdivided into template selection, AI analysis, editing tools, and export options. “Skill based recommendations,” “location filters” and “role specific alerts” made up of “Job Matching”. It was useful for better planning, resource allocation and development in a modular fashion.</w:t>
      </w:r>
    </w:p>
    <w:p w14:paraId="2F518B59" w14:textId="433B5EA7"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Activity Breakdown</w:t>
      </w:r>
    </w:p>
    <w:p w14:paraId="58C64825" w14:textId="0FC058CB"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In this phase, tasks involved in developing each of the modules were broken down. For instance, on the ‘Resume Builder’ module, we did UI design, had to integrate AI, backend storage, and tests with it. The team could estimate time and effort required for each segment by listing down the activities involved and streamline development as well as manage dependencies better.</w:t>
      </w:r>
    </w:p>
    <w:p w14:paraId="68DAC5EB" w14:textId="244DFBBB"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Design</w:t>
      </w:r>
    </w:p>
    <w:p w14:paraId="60A40AC0" w14:textId="1429420F"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In this phase, each task associated with the development of the modules was broken down. On the ‘Resume Builder’ module, we did the UI design, integrated AI, backend storage, and tests along with it. This helped the team to list down the activities involved for each segment and determine that only how much time and effort will be required for developing each segment, as well as improving development cycle as well as managing dependency better.</w:t>
      </w:r>
    </w:p>
    <w:p w14:paraId="0E5702E2" w14:textId="0AD3802F"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Coding and Implementation</w:t>
      </w:r>
    </w:p>
    <w:p w14:paraId="0450E190" w14:textId="76F5BAD2"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development phase involved writers who implemented code following the accepted design models and project demands. The teams operated simultaneously using Git for version tracking while deploying Agile for sprint management purposes. API development helped different system modules connect efficiently while security standards were implemented during initial development activities.</w:t>
      </w:r>
    </w:p>
    <w:p w14:paraId="287E365F" w14:textId="70E88D8D"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Testing</w:t>
      </w:r>
    </w:p>
    <w:p w14:paraId="0E419A24" w14:textId="785CA140"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After implementing core functionalities the team performed full-scale testing protocols. A thorough testing process was conducted that included unit testing together with integration testing and finally user acceptance testing (UAT). The testing team used automated and manual testing tools for to detect any possible glitches while confirming system performance consistency on different devices under various user circumstances.</w:t>
      </w:r>
    </w:p>
    <w:p w14:paraId="4F0C9B32" w14:textId="599E5E12" w:rsidR="000726E2" w:rsidRPr="00A10CFB" w:rsidRDefault="000726E2" w:rsidP="00BB5248">
      <w:pPr>
        <w:pStyle w:val="ListParagraph"/>
        <w:numPr>
          <w:ilvl w:val="0"/>
          <w:numId w:val="73"/>
        </w:numPr>
        <w:spacing w:line="360" w:lineRule="auto"/>
        <w:jc w:val="both"/>
        <w:rPr>
          <w:rFonts w:ascii="Times New Roman" w:hAnsi="Times New Roman" w:cs="Times New Roman"/>
          <w:b/>
          <w:bCs/>
        </w:rPr>
      </w:pPr>
      <w:r w:rsidRPr="00A10CFB">
        <w:rPr>
          <w:rFonts w:ascii="Times New Roman" w:hAnsi="Times New Roman" w:cs="Times New Roman"/>
          <w:b/>
          <w:bCs/>
        </w:rPr>
        <w:t>Maintenance</w:t>
      </w:r>
    </w:p>
    <w:p w14:paraId="3FAEDEF0" w14:textId="389B19D3" w:rsidR="000726E2" w:rsidRPr="00A10CFB" w:rsidRDefault="000726E2"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 xml:space="preserve">System reliability became the focus during maintenance after deployment occurred. The maintenance activities included periodic updates of the system alongside performance improvements along with bug repairs and support assistance for users. </w:t>
      </w:r>
    </w:p>
    <w:p w14:paraId="3D0C47AC" w14:textId="77777777" w:rsidR="009C0373" w:rsidRPr="00A10CFB" w:rsidRDefault="009C0373" w:rsidP="00BB5248">
      <w:pPr>
        <w:pStyle w:val="ListParagraph"/>
        <w:spacing w:line="360" w:lineRule="auto"/>
        <w:jc w:val="both"/>
        <w:rPr>
          <w:rFonts w:ascii="Times New Roman" w:hAnsi="Times New Roman" w:cs="Times New Roman"/>
        </w:rPr>
      </w:pPr>
    </w:p>
    <w:p w14:paraId="2C54BC4D" w14:textId="4F17CC91" w:rsidR="009C0373" w:rsidRPr="00A10CFB" w:rsidRDefault="009C0373" w:rsidP="00BB5248">
      <w:pPr>
        <w:pStyle w:val="Heading2"/>
        <w:spacing w:line="360" w:lineRule="auto"/>
        <w:jc w:val="both"/>
        <w:rPr>
          <w:rFonts w:ascii="Times New Roman" w:hAnsi="Times New Roman" w:cs="Times New Roman"/>
          <w:b/>
          <w:bCs/>
          <w:color w:val="auto"/>
          <w:sz w:val="24"/>
          <w:szCs w:val="24"/>
        </w:rPr>
      </w:pPr>
      <w:bookmarkStart w:id="81" w:name="_Toc203932219"/>
      <w:r w:rsidRPr="00A10CFB">
        <w:rPr>
          <w:rFonts w:ascii="Times New Roman" w:hAnsi="Times New Roman" w:cs="Times New Roman"/>
          <w:b/>
          <w:bCs/>
          <w:color w:val="auto"/>
          <w:sz w:val="24"/>
          <w:szCs w:val="24"/>
        </w:rPr>
        <w:t>4.4.   Activity Diagram</w:t>
      </w:r>
      <w:bookmarkEnd w:id="81"/>
    </w:p>
    <w:p w14:paraId="1FA0FD88" w14:textId="5277577B" w:rsidR="009C0373" w:rsidRPr="00A10CFB" w:rsidRDefault="009C0373" w:rsidP="00BB5248">
      <w:pPr>
        <w:spacing w:line="360" w:lineRule="auto"/>
        <w:jc w:val="both"/>
        <w:rPr>
          <w:rFonts w:ascii="Times New Roman" w:hAnsi="Times New Roman" w:cs="Times New Roman"/>
        </w:rPr>
      </w:pPr>
      <w:r w:rsidRPr="00A10CFB">
        <w:rPr>
          <w:rFonts w:ascii="Times New Roman" w:hAnsi="Times New Roman" w:cs="Times New Roman"/>
        </w:rPr>
        <w:t>System modeling benefits greatly from the activity diagram because this graphic technique displays the path which control and activities move through a system. Within JobiVerse, the activity diagram illustrates the system interactions between users who include job seekers and recruiters during their system use from login to key functions like posting vacancies and job application.</w:t>
      </w:r>
    </w:p>
    <w:p w14:paraId="0D2B5DC4" w14:textId="7E2AFEA1" w:rsidR="009C0373" w:rsidRPr="00A10CFB" w:rsidRDefault="009C0373" w:rsidP="00BB5248">
      <w:pPr>
        <w:spacing w:line="360" w:lineRule="auto"/>
        <w:jc w:val="both"/>
        <w:rPr>
          <w:rFonts w:ascii="Times New Roman" w:hAnsi="Times New Roman" w:cs="Times New Roman"/>
        </w:rPr>
      </w:pPr>
      <w:r w:rsidRPr="00A10CFB">
        <w:rPr>
          <w:rFonts w:ascii="Times New Roman" w:hAnsi="Times New Roman" w:cs="Times New Roman"/>
        </w:rPr>
        <w:t>The activity diagram helps users understand system behavior while identifying all user interaction paths with decision points and parallel activities and process synchronization requirements. The diagrams establish a crucial link between user needs depicted in use cases and the resulting technical structure.</w:t>
      </w:r>
    </w:p>
    <w:p w14:paraId="789E5D65" w14:textId="77777777" w:rsidR="009C0373" w:rsidRPr="00A10CFB" w:rsidRDefault="009C0373" w:rsidP="00BB5248">
      <w:pPr>
        <w:keepNext/>
        <w:spacing w:line="360" w:lineRule="auto"/>
        <w:jc w:val="both"/>
        <w:rPr>
          <w:rFonts w:ascii="Times New Roman" w:hAnsi="Times New Roman" w:cs="Times New Roman"/>
        </w:rPr>
      </w:pPr>
      <w:r w:rsidRPr="00A10CFB">
        <w:rPr>
          <w:rFonts w:ascii="Times New Roman" w:hAnsi="Times New Roman" w:cs="Times New Roman"/>
          <w:noProof/>
        </w:rPr>
        <w:lastRenderedPageBreak/>
        <w:drawing>
          <wp:inline distT="0" distB="0" distL="0" distR="0" wp14:anchorId="25C9AD9B" wp14:editId="5868E788">
            <wp:extent cx="6480358" cy="5414838"/>
            <wp:effectExtent l="0" t="0" r="0" b="0"/>
            <wp:docPr id="76662507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25072" name="Picture 1" descr="A diagram of a flowchar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89613" cy="5422571"/>
                    </a:xfrm>
                    <a:prstGeom prst="rect">
                      <a:avLst/>
                    </a:prstGeom>
                    <a:noFill/>
                    <a:ln>
                      <a:noFill/>
                    </a:ln>
                  </pic:spPr>
                </pic:pic>
              </a:graphicData>
            </a:graphic>
          </wp:inline>
        </w:drawing>
      </w:r>
    </w:p>
    <w:p w14:paraId="28787724" w14:textId="55D10445" w:rsidR="009C0373" w:rsidRPr="00A10CFB" w:rsidRDefault="009C0373" w:rsidP="00BB5248">
      <w:pPr>
        <w:pStyle w:val="Caption"/>
        <w:spacing w:line="360" w:lineRule="auto"/>
        <w:jc w:val="both"/>
        <w:rPr>
          <w:rFonts w:ascii="Times New Roman" w:hAnsi="Times New Roman" w:cs="Times New Roman"/>
        </w:rPr>
      </w:pPr>
      <w:bookmarkStart w:id="82" w:name="_Toc200993841"/>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5</w:t>
      </w:r>
      <w:r w:rsidRPr="00A10CFB">
        <w:rPr>
          <w:rFonts w:ascii="Times New Roman" w:hAnsi="Times New Roman" w:cs="Times New Roman"/>
        </w:rPr>
        <w:fldChar w:fldCharType="end"/>
      </w:r>
      <w:r w:rsidRPr="00A10CFB">
        <w:rPr>
          <w:rFonts w:ascii="Times New Roman" w:hAnsi="Times New Roman" w:cs="Times New Roman"/>
        </w:rPr>
        <w:t>: Activity Diagram of JobiVerse</w:t>
      </w:r>
      <w:bookmarkEnd w:id="82"/>
    </w:p>
    <w:p w14:paraId="34F571EB" w14:textId="77777777" w:rsidR="009C0373" w:rsidRPr="00A10CFB" w:rsidRDefault="009C0373" w:rsidP="00BB5248">
      <w:pPr>
        <w:spacing w:line="360" w:lineRule="auto"/>
        <w:ind w:left="360"/>
        <w:jc w:val="both"/>
        <w:rPr>
          <w:rFonts w:ascii="Times New Roman" w:hAnsi="Times New Roman" w:cs="Times New Roman"/>
          <w:b/>
          <w:bCs/>
        </w:rPr>
      </w:pPr>
    </w:p>
    <w:p w14:paraId="3789DFE6" w14:textId="5E596A64" w:rsidR="009C0373" w:rsidRDefault="00646F8E" w:rsidP="00BB5248">
      <w:pPr>
        <w:spacing w:line="360" w:lineRule="auto"/>
        <w:ind w:left="360"/>
        <w:jc w:val="both"/>
        <w:rPr>
          <w:ins w:id="83" w:author="Dr. Farrukh Zeeshan" w:date="2025-09-08T15:34:00Z" w16du:dateUtc="2025-09-08T10:34:00Z"/>
          <w:rFonts w:ascii="Times New Roman" w:hAnsi="Times New Roman" w:cs="Times New Roman"/>
          <w:u w:val="single"/>
        </w:rPr>
      </w:pPr>
      <w:ins w:id="84" w:author="Dr. Farrukh Zeeshan" w:date="2025-09-08T15:33:00Z" w16du:dateUtc="2025-09-08T10:33:00Z">
        <w:r>
          <w:rPr>
            <w:rFonts w:ascii="Times New Roman" w:hAnsi="Times New Roman" w:cs="Times New Roman"/>
            <w:u w:val="single"/>
          </w:rPr>
          <w:t>All figu</w:t>
        </w:r>
      </w:ins>
      <w:ins w:id="85" w:author="Dr. Farrukh Zeeshan" w:date="2025-09-08T15:34:00Z" w16du:dateUtc="2025-09-08T10:34:00Z">
        <w:r>
          <w:rPr>
            <w:rFonts w:ascii="Times New Roman" w:hAnsi="Times New Roman" w:cs="Times New Roman"/>
            <w:u w:val="single"/>
          </w:rPr>
          <w:t>res must have text descriptions. And must be referred to in the text.</w:t>
        </w:r>
      </w:ins>
    </w:p>
    <w:p w14:paraId="36A06CD8" w14:textId="44A96723" w:rsidR="00D12E93" w:rsidRPr="00646F8E" w:rsidRDefault="00D12E93" w:rsidP="00BB5248">
      <w:pPr>
        <w:spacing w:line="360" w:lineRule="auto"/>
        <w:ind w:left="360"/>
        <w:jc w:val="both"/>
        <w:rPr>
          <w:rFonts w:ascii="Times New Roman" w:hAnsi="Times New Roman" w:cs="Times New Roman"/>
          <w:u w:val="single"/>
          <w:rPrChange w:id="86" w:author="Dr. Farrukh Zeeshan" w:date="2025-09-08T15:33:00Z" w16du:dateUtc="2025-09-08T10:33:00Z">
            <w:rPr>
              <w:rFonts w:ascii="Times New Roman" w:hAnsi="Times New Roman" w:cs="Times New Roman"/>
              <w:b/>
              <w:bCs/>
            </w:rPr>
          </w:rPrChange>
        </w:rPr>
      </w:pPr>
      <w:ins w:id="87" w:author="Dr. Farrukh Zeeshan" w:date="2025-09-08T15:34:00Z" w16du:dateUtc="2025-09-08T10:34:00Z">
        <w:r>
          <w:rPr>
            <w:rFonts w:ascii="Times New Roman" w:hAnsi="Times New Roman" w:cs="Times New Roman"/>
            <w:u w:val="single"/>
          </w:rPr>
          <w:t xml:space="preserve">Usually, the </w:t>
        </w:r>
      </w:ins>
      <w:ins w:id="88" w:author="Dr. Farrukh Zeeshan" w:date="2025-09-08T15:35:00Z" w16du:dateUtc="2025-09-08T10:35:00Z">
        <w:r>
          <w:rPr>
            <w:rFonts w:ascii="Times New Roman" w:hAnsi="Times New Roman" w:cs="Times New Roman"/>
            <w:u w:val="single"/>
          </w:rPr>
          <w:t>text of the figure is close to the your actual text, so that figures are viewable/readable. Make changes in all figures which aren’t readable.</w:t>
        </w:r>
      </w:ins>
    </w:p>
    <w:p w14:paraId="48634AC9" w14:textId="77777777" w:rsidR="009C0373" w:rsidRPr="00A10CFB" w:rsidRDefault="009C0373" w:rsidP="00BB5248">
      <w:pPr>
        <w:spacing w:line="360" w:lineRule="auto"/>
        <w:ind w:left="360"/>
        <w:jc w:val="both"/>
        <w:rPr>
          <w:rFonts w:ascii="Times New Roman" w:hAnsi="Times New Roman" w:cs="Times New Roman"/>
          <w:b/>
          <w:bCs/>
        </w:rPr>
      </w:pPr>
    </w:p>
    <w:p w14:paraId="3284AEDD" w14:textId="77777777" w:rsidR="009C0373" w:rsidRPr="00A10CFB" w:rsidRDefault="009C0373" w:rsidP="00BB5248">
      <w:pPr>
        <w:spacing w:line="360" w:lineRule="auto"/>
        <w:ind w:left="360"/>
        <w:jc w:val="both"/>
        <w:rPr>
          <w:rFonts w:ascii="Times New Roman" w:hAnsi="Times New Roman" w:cs="Times New Roman"/>
          <w:b/>
          <w:bCs/>
        </w:rPr>
      </w:pPr>
    </w:p>
    <w:p w14:paraId="3E2EB3AF" w14:textId="77777777" w:rsidR="009C0373" w:rsidRPr="00A10CFB" w:rsidRDefault="009C0373" w:rsidP="00BB5248">
      <w:pPr>
        <w:spacing w:line="360" w:lineRule="auto"/>
        <w:ind w:left="360"/>
        <w:jc w:val="both"/>
        <w:rPr>
          <w:rFonts w:ascii="Times New Roman" w:hAnsi="Times New Roman" w:cs="Times New Roman"/>
          <w:b/>
          <w:bCs/>
        </w:rPr>
      </w:pPr>
    </w:p>
    <w:p w14:paraId="4959CF43" w14:textId="77777777" w:rsidR="009C0373" w:rsidRPr="00A10CFB" w:rsidRDefault="009C0373" w:rsidP="00BB5248">
      <w:pPr>
        <w:spacing w:line="360" w:lineRule="auto"/>
        <w:jc w:val="both"/>
        <w:rPr>
          <w:rFonts w:ascii="Times New Roman" w:hAnsi="Times New Roman" w:cs="Times New Roman"/>
          <w:b/>
          <w:bCs/>
        </w:rPr>
      </w:pPr>
    </w:p>
    <w:p w14:paraId="1A8B33CB" w14:textId="055C2A07" w:rsidR="009C0373" w:rsidRPr="00A10CFB" w:rsidRDefault="009C0373" w:rsidP="00BB5248">
      <w:pPr>
        <w:pStyle w:val="ListParagraph"/>
        <w:numPr>
          <w:ilvl w:val="0"/>
          <w:numId w:val="75"/>
        </w:numPr>
        <w:spacing w:line="360" w:lineRule="auto"/>
        <w:jc w:val="both"/>
        <w:rPr>
          <w:rFonts w:ascii="Times New Roman" w:hAnsi="Times New Roman" w:cs="Times New Roman"/>
          <w:b/>
          <w:bCs/>
        </w:rPr>
      </w:pPr>
      <w:r w:rsidRPr="00A10CFB">
        <w:rPr>
          <w:rFonts w:ascii="Times New Roman" w:hAnsi="Times New Roman" w:cs="Times New Roman"/>
          <w:b/>
          <w:bCs/>
        </w:rPr>
        <w:t>User Authentication</w:t>
      </w:r>
    </w:p>
    <w:p w14:paraId="642B1F50" w14:textId="77777777" w:rsidR="009C0373" w:rsidRPr="00A10CFB" w:rsidRDefault="009C0373" w:rsidP="00BB5248">
      <w:pPr>
        <w:pStyle w:val="ListParagraph"/>
        <w:keepNext/>
        <w:spacing w:line="360" w:lineRule="auto"/>
        <w:jc w:val="both"/>
        <w:rPr>
          <w:rFonts w:ascii="Times New Roman" w:hAnsi="Times New Roman" w:cs="Times New Roman"/>
        </w:rPr>
      </w:pPr>
      <w:r w:rsidRPr="00A10CFB">
        <w:rPr>
          <w:rFonts w:ascii="Times New Roman" w:hAnsi="Times New Roman" w:cs="Times New Roman"/>
          <w:noProof/>
          <w:sz w:val="40"/>
          <w:szCs w:val="40"/>
        </w:rPr>
        <w:drawing>
          <wp:inline distT="0" distB="0" distL="0" distR="0" wp14:anchorId="1867C1AD" wp14:editId="26E56861">
            <wp:extent cx="3864334" cy="3996074"/>
            <wp:effectExtent l="0" t="0" r="3175" b="4445"/>
            <wp:docPr id="1292765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65323" name=""/>
                    <pic:cNvPicPr/>
                  </pic:nvPicPr>
                  <pic:blipFill>
                    <a:blip r:embed="rId19"/>
                    <a:stretch>
                      <a:fillRect/>
                    </a:stretch>
                  </pic:blipFill>
                  <pic:spPr>
                    <a:xfrm>
                      <a:off x="0" y="0"/>
                      <a:ext cx="3876858" cy="4009025"/>
                    </a:xfrm>
                    <a:prstGeom prst="rect">
                      <a:avLst/>
                    </a:prstGeom>
                  </pic:spPr>
                </pic:pic>
              </a:graphicData>
            </a:graphic>
          </wp:inline>
        </w:drawing>
      </w:r>
    </w:p>
    <w:p w14:paraId="063E81F4" w14:textId="61EE0C11" w:rsidR="009C0373" w:rsidRPr="00A10CFB" w:rsidRDefault="009C0373" w:rsidP="00BB5248">
      <w:pPr>
        <w:pStyle w:val="Caption"/>
        <w:spacing w:line="360" w:lineRule="auto"/>
        <w:jc w:val="both"/>
        <w:rPr>
          <w:rFonts w:ascii="Times New Roman" w:hAnsi="Times New Roman" w:cs="Times New Roman"/>
          <w:b/>
          <w:bCs/>
        </w:rPr>
      </w:pPr>
      <w:bookmarkStart w:id="89" w:name="_Toc200993842"/>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6</w:t>
      </w:r>
      <w:r w:rsidRPr="00A10CFB">
        <w:rPr>
          <w:rFonts w:ascii="Times New Roman" w:hAnsi="Times New Roman" w:cs="Times New Roman"/>
        </w:rPr>
        <w:fldChar w:fldCharType="end"/>
      </w:r>
      <w:r w:rsidRPr="00A10CFB">
        <w:rPr>
          <w:rFonts w:ascii="Times New Roman" w:hAnsi="Times New Roman" w:cs="Times New Roman"/>
        </w:rPr>
        <w:t>: Activity Diagram of User Authentication</w:t>
      </w:r>
      <w:bookmarkEnd w:id="89"/>
    </w:p>
    <w:p w14:paraId="00AA7D56" w14:textId="3F42A8C1" w:rsidR="009C0373" w:rsidRPr="00A10CFB" w:rsidRDefault="009C0373" w:rsidP="00BB5248">
      <w:pPr>
        <w:pStyle w:val="ListParagraph"/>
        <w:numPr>
          <w:ilvl w:val="0"/>
          <w:numId w:val="75"/>
        </w:numPr>
        <w:spacing w:line="360" w:lineRule="auto"/>
        <w:jc w:val="both"/>
        <w:rPr>
          <w:rFonts w:ascii="Times New Roman" w:hAnsi="Times New Roman" w:cs="Times New Roman"/>
          <w:b/>
          <w:bCs/>
        </w:rPr>
      </w:pPr>
      <w:r w:rsidRPr="00A10CFB">
        <w:rPr>
          <w:rFonts w:ascii="Times New Roman" w:hAnsi="Times New Roman" w:cs="Times New Roman"/>
          <w:b/>
          <w:bCs/>
        </w:rPr>
        <w:t>Onboarding</w:t>
      </w:r>
    </w:p>
    <w:p w14:paraId="4A37F5E1" w14:textId="77777777" w:rsidR="009C0373" w:rsidRPr="00A10CFB" w:rsidRDefault="009C0373" w:rsidP="00BB5248">
      <w:pPr>
        <w:pStyle w:val="ListParagraph"/>
        <w:keepNext/>
        <w:spacing w:line="360" w:lineRule="auto"/>
        <w:jc w:val="both"/>
        <w:rPr>
          <w:rFonts w:ascii="Times New Roman" w:hAnsi="Times New Roman" w:cs="Times New Roman"/>
        </w:rPr>
      </w:pPr>
      <w:r w:rsidRPr="00A10CFB">
        <w:rPr>
          <w:rFonts w:ascii="Times New Roman" w:hAnsi="Times New Roman" w:cs="Times New Roman"/>
          <w:noProof/>
          <w:sz w:val="40"/>
          <w:szCs w:val="40"/>
        </w:rPr>
        <w:lastRenderedPageBreak/>
        <w:drawing>
          <wp:inline distT="0" distB="0" distL="0" distR="0" wp14:anchorId="7DDD87BD" wp14:editId="0CCFD206">
            <wp:extent cx="4193430" cy="2736850"/>
            <wp:effectExtent l="0" t="0" r="0" b="6350"/>
            <wp:docPr id="1462531541" name="Picture 1"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531541" name="Picture 1" descr="A diagram of a software company&#10;&#10;AI-generated content may be incorrect."/>
                    <pic:cNvPicPr/>
                  </pic:nvPicPr>
                  <pic:blipFill rotWithShape="1">
                    <a:blip r:embed="rId20"/>
                    <a:srcRect t="8415" b="8832"/>
                    <a:stretch/>
                  </pic:blipFill>
                  <pic:spPr bwMode="auto">
                    <a:xfrm>
                      <a:off x="0" y="0"/>
                      <a:ext cx="4196246" cy="2738688"/>
                    </a:xfrm>
                    <a:prstGeom prst="rect">
                      <a:avLst/>
                    </a:prstGeom>
                    <a:ln>
                      <a:noFill/>
                    </a:ln>
                    <a:extLst>
                      <a:ext uri="{53640926-AAD7-44D8-BBD7-CCE9431645EC}">
                        <a14:shadowObscured xmlns:a14="http://schemas.microsoft.com/office/drawing/2010/main"/>
                      </a:ext>
                    </a:extLst>
                  </pic:spPr>
                </pic:pic>
              </a:graphicData>
            </a:graphic>
          </wp:inline>
        </w:drawing>
      </w:r>
    </w:p>
    <w:p w14:paraId="2A22D32C" w14:textId="555DBF44" w:rsidR="009C0373" w:rsidRPr="00A10CFB" w:rsidRDefault="009C0373" w:rsidP="00BB5248">
      <w:pPr>
        <w:pStyle w:val="Caption"/>
        <w:spacing w:line="360" w:lineRule="auto"/>
        <w:jc w:val="both"/>
        <w:rPr>
          <w:rFonts w:ascii="Times New Roman" w:hAnsi="Times New Roman" w:cs="Times New Roman"/>
          <w:b/>
          <w:bCs/>
        </w:rPr>
      </w:pPr>
      <w:bookmarkStart w:id="90" w:name="_Toc200993843"/>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7</w:t>
      </w:r>
      <w:r w:rsidRPr="00A10CFB">
        <w:rPr>
          <w:rFonts w:ascii="Times New Roman" w:hAnsi="Times New Roman" w:cs="Times New Roman"/>
        </w:rPr>
        <w:fldChar w:fldCharType="end"/>
      </w:r>
      <w:r w:rsidRPr="00A10CFB">
        <w:rPr>
          <w:rFonts w:ascii="Times New Roman" w:hAnsi="Times New Roman" w:cs="Times New Roman"/>
        </w:rPr>
        <w:t>: Activity Diagram for User Onboarding</w:t>
      </w:r>
      <w:bookmarkEnd w:id="90"/>
    </w:p>
    <w:p w14:paraId="0A7ED424" w14:textId="4998AA5E" w:rsidR="009C0373" w:rsidRPr="00A10CFB" w:rsidRDefault="009C0373" w:rsidP="00BB5248">
      <w:pPr>
        <w:pStyle w:val="ListParagraph"/>
        <w:numPr>
          <w:ilvl w:val="0"/>
          <w:numId w:val="75"/>
        </w:numPr>
        <w:spacing w:line="360" w:lineRule="auto"/>
        <w:jc w:val="both"/>
        <w:rPr>
          <w:rFonts w:ascii="Times New Roman" w:hAnsi="Times New Roman" w:cs="Times New Roman"/>
          <w:b/>
          <w:bCs/>
        </w:rPr>
      </w:pPr>
      <w:r w:rsidRPr="00A10CFB">
        <w:rPr>
          <w:rFonts w:ascii="Times New Roman" w:hAnsi="Times New Roman" w:cs="Times New Roman"/>
          <w:b/>
          <w:bCs/>
        </w:rPr>
        <w:t xml:space="preserve">Resume Generation </w:t>
      </w:r>
    </w:p>
    <w:p w14:paraId="5E06F1E5" w14:textId="77777777" w:rsidR="009C0373" w:rsidRPr="00A10CFB" w:rsidRDefault="009C0373" w:rsidP="00BB5248">
      <w:pPr>
        <w:pStyle w:val="ListParagraph"/>
        <w:keepNext/>
        <w:spacing w:line="360" w:lineRule="auto"/>
        <w:jc w:val="both"/>
        <w:rPr>
          <w:rFonts w:ascii="Times New Roman" w:hAnsi="Times New Roman" w:cs="Times New Roman"/>
        </w:rPr>
      </w:pPr>
      <w:r w:rsidRPr="00A10CFB">
        <w:rPr>
          <w:rFonts w:ascii="Times New Roman" w:hAnsi="Times New Roman" w:cs="Times New Roman"/>
          <w:noProof/>
          <w:sz w:val="40"/>
          <w:szCs w:val="40"/>
        </w:rPr>
        <w:lastRenderedPageBreak/>
        <w:drawing>
          <wp:inline distT="0" distB="0" distL="0" distR="0" wp14:anchorId="76318A46" wp14:editId="4FBF5A12">
            <wp:extent cx="3346450" cy="4384192"/>
            <wp:effectExtent l="0" t="0" r="6350" b="0"/>
            <wp:docPr id="1616664898" name="Picture 1" descr="A flowchart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4898" name="Picture 1" descr="A flowchart with text and arrows&#10;&#10;AI-generated content may be incorrect."/>
                    <pic:cNvPicPr/>
                  </pic:nvPicPr>
                  <pic:blipFill rotWithShape="1">
                    <a:blip r:embed="rId21"/>
                    <a:srcRect t="2250"/>
                    <a:stretch/>
                  </pic:blipFill>
                  <pic:spPr bwMode="auto">
                    <a:xfrm>
                      <a:off x="0" y="0"/>
                      <a:ext cx="3351954" cy="4391402"/>
                    </a:xfrm>
                    <a:prstGeom prst="rect">
                      <a:avLst/>
                    </a:prstGeom>
                    <a:ln>
                      <a:noFill/>
                    </a:ln>
                    <a:extLst>
                      <a:ext uri="{53640926-AAD7-44D8-BBD7-CCE9431645EC}">
                        <a14:shadowObscured xmlns:a14="http://schemas.microsoft.com/office/drawing/2010/main"/>
                      </a:ext>
                    </a:extLst>
                  </pic:spPr>
                </pic:pic>
              </a:graphicData>
            </a:graphic>
          </wp:inline>
        </w:drawing>
      </w:r>
    </w:p>
    <w:p w14:paraId="4A8F8928" w14:textId="1A30F43F" w:rsidR="009C0373" w:rsidRPr="00A10CFB" w:rsidRDefault="009C0373" w:rsidP="00BB5248">
      <w:pPr>
        <w:pStyle w:val="Caption"/>
        <w:spacing w:line="360" w:lineRule="auto"/>
        <w:jc w:val="both"/>
        <w:rPr>
          <w:rFonts w:ascii="Times New Roman" w:hAnsi="Times New Roman" w:cs="Times New Roman"/>
          <w:b/>
          <w:bCs/>
        </w:rPr>
      </w:pPr>
      <w:bookmarkStart w:id="91" w:name="_Toc200993844"/>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8</w:t>
      </w:r>
      <w:r w:rsidRPr="00A10CFB">
        <w:rPr>
          <w:rFonts w:ascii="Times New Roman" w:hAnsi="Times New Roman" w:cs="Times New Roman"/>
        </w:rPr>
        <w:fldChar w:fldCharType="end"/>
      </w:r>
      <w:r w:rsidRPr="00A10CFB">
        <w:rPr>
          <w:rFonts w:ascii="Times New Roman" w:hAnsi="Times New Roman" w:cs="Times New Roman"/>
        </w:rPr>
        <w:t>: Activity Diagram for Resume Generation</w:t>
      </w:r>
      <w:bookmarkEnd w:id="91"/>
    </w:p>
    <w:p w14:paraId="7E63D8DE" w14:textId="39465926" w:rsidR="009C0373" w:rsidRPr="00A10CFB" w:rsidRDefault="009C0373" w:rsidP="00BB5248">
      <w:pPr>
        <w:pStyle w:val="ListParagraph"/>
        <w:numPr>
          <w:ilvl w:val="0"/>
          <w:numId w:val="75"/>
        </w:numPr>
        <w:spacing w:line="360" w:lineRule="auto"/>
        <w:jc w:val="both"/>
        <w:rPr>
          <w:rFonts w:ascii="Times New Roman" w:hAnsi="Times New Roman" w:cs="Times New Roman"/>
          <w:b/>
          <w:bCs/>
        </w:rPr>
      </w:pPr>
      <w:r w:rsidRPr="00A10CFB">
        <w:rPr>
          <w:rFonts w:ascii="Times New Roman" w:hAnsi="Times New Roman" w:cs="Times New Roman"/>
          <w:b/>
          <w:bCs/>
        </w:rPr>
        <w:t>Video Conferencing</w:t>
      </w:r>
    </w:p>
    <w:p w14:paraId="4C1B9E52" w14:textId="77777777" w:rsidR="009C0373" w:rsidRPr="00A10CFB" w:rsidRDefault="009C0373" w:rsidP="00BB5248">
      <w:pPr>
        <w:pStyle w:val="ListParagraph"/>
        <w:keepNext/>
        <w:spacing w:line="360" w:lineRule="auto"/>
        <w:jc w:val="both"/>
        <w:rPr>
          <w:rFonts w:ascii="Times New Roman" w:hAnsi="Times New Roman" w:cs="Times New Roman"/>
        </w:rPr>
      </w:pPr>
      <w:r w:rsidRPr="00A10CFB">
        <w:rPr>
          <w:rFonts w:ascii="Times New Roman" w:hAnsi="Times New Roman" w:cs="Times New Roman"/>
          <w:b/>
          <w:bCs/>
          <w:noProof/>
          <w:sz w:val="40"/>
          <w:szCs w:val="40"/>
        </w:rPr>
        <w:drawing>
          <wp:inline distT="0" distB="0" distL="0" distR="0" wp14:anchorId="4EC1BDFA" wp14:editId="07C09AB8">
            <wp:extent cx="2801241" cy="2292350"/>
            <wp:effectExtent l="0" t="0" r="0" b="0"/>
            <wp:docPr id="1449041983" name="Picture 1" descr="A diagram of a job intervie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041983" name="Picture 1" descr="A diagram of a job interview&#10;&#10;AI-generated content may be incorrect."/>
                    <pic:cNvPicPr/>
                  </pic:nvPicPr>
                  <pic:blipFill rotWithShape="1">
                    <a:blip r:embed="rId22"/>
                    <a:srcRect t="3920" b="7737"/>
                    <a:stretch/>
                  </pic:blipFill>
                  <pic:spPr bwMode="auto">
                    <a:xfrm>
                      <a:off x="0" y="0"/>
                      <a:ext cx="2811084" cy="2300405"/>
                    </a:xfrm>
                    <a:prstGeom prst="rect">
                      <a:avLst/>
                    </a:prstGeom>
                    <a:ln>
                      <a:noFill/>
                    </a:ln>
                    <a:extLst>
                      <a:ext uri="{53640926-AAD7-44D8-BBD7-CCE9431645EC}">
                        <a14:shadowObscured xmlns:a14="http://schemas.microsoft.com/office/drawing/2010/main"/>
                      </a:ext>
                    </a:extLst>
                  </pic:spPr>
                </pic:pic>
              </a:graphicData>
            </a:graphic>
          </wp:inline>
        </w:drawing>
      </w:r>
    </w:p>
    <w:p w14:paraId="7FF6714D" w14:textId="65B29422" w:rsidR="009C0373" w:rsidRPr="00A10CFB" w:rsidRDefault="009C0373" w:rsidP="00BB5248">
      <w:pPr>
        <w:pStyle w:val="Caption"/>
        <w:spacing w:line="360" w:lineRule="auto"/>
        <w:jc w:val="both"/>
        <w:rPr>
          <w:rFonts w:ascii="Times New Roman" w:hAnsi="Times New Roman" w:cs="Times New Roman"/>
          <w:b/>
          <w:bCs/>
        </w:rPr>
      </w:pPr>
      <w:bookmarkStart w:id="92" w:name="_Toc200993845"/>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9</w:t>
      </w:r>
      <w:r w:rsidRPr="00A10CFB">
        <w:rPr>
          <w:rFonts w:ascii="Times New Roman" w:hAnsi="Times New Roman" w:cs="Times New Roman"/>
        </w:rPr>
        <w:fldChar w:fldCharType="end"/>
      </w:r>
      <w:r w:rsidRPr="00A10CFB">
        <w:rPr>
          <w:rFonts w:ascii="Times New Roman" w:hAnsi="Times New Roman" w:cs="Times New Roman"/>
        </w:rPr>
        <w:t>: Activity Diagram for Video Conferencing</w:t>
      </w:r>
      <w:bookmarkEnd w:id="92"/>
    </w:p>
    <w:p w14:paraId="5D9A169F" w14:textId="7D6289EA" w:rsidR="009C0373" w:rsidRPr="00A10CFB" w:rsidRDefault="009C0373" w:rsidP="00BB5248">
      <w:pPr>
        <w:pStyle w:val="ListParagraph"/>
        <w:numPr>
          <w:ilvl w:val="0"/>
          <w:numId w:val="75"/>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Job Application</w:t>
      </w:r>
    </w:p>
    <w:p w14:paraId="54E45777" w14:textId="77777777" w:rsidR="009C0373" w:rsidRPr="00A10CFB" w:rsidRDefault="009C0373" w:rsidP="00BB5248">
      <w:pPr>
        <w:pStyle w:val="ListParagraph"/>
        <w:keepNext/>
        <w:spacing w:line="360" w:lineRule="auto"/>
        <w:jc w:val="both"/>
        <w:rPr>
          <w:rFonts w:ascii="Times New Roman" w:hAnsi="Times New Roman" w:cs="Times New Roman"/>
        </w:rPr>
      </w:pPr>
      <w:r w:rsidRPr="00A10CFB">
        <w:rPr>
          <w:rFonts w:ascii="Times New Roman" w:hAnsi="Times New Roman" w:cs="Times New Roman"/>
          <w:b/>
          <w:bCs/>
          <w:noProof/>
        </w:rPr>
        <w:drawing>
          <wp:inline distT="0" distB="0" distL="0" distR="0" wp14:anchorId="378D464D" wp14:editId="41CED3D6">
            <wp:extent cx="3569818" cy="4533102"/>
            <wp:effectExtent l="0" t="0" r="0" b="1270"/>
            <wp:docPr id="36866493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64937" name="Picture 1" descr="A diagram of a process&#10;&#10;AI-generated content may be incorrect."/>
                    <pic:cNvPicPr/>
                  </pic:nvPicPr>
                  <pic:blipFill>
                    <a:blip r:embed="rId23"/>
                    <a:stretch>
                      <a:fillRect/>
                    </a:stretch>
                  </pic:blipFill>
                  <pic:spPr>
                    <a:xfrm>
                      <a:off x="0" y="0"/>
                      <a:ext cx="3572999" cy="4537142"/>
                    </a:xfrm>
                    <a:prstGeom prst="rect">
                      <a:avLst/>
                    </a:prstGeom>
                  </pic:spPr>
                </pic:pic>
              </a:graphicData>
            </a:graphic>
          </wp:inline>
        </w:drawing>
      </w:r>
    </w:p>
    <w:p w14:paraId="07FDD713" w14:textId="705AB565" w:rsidR="009C0373" w:rsidRPr="00A10CFB" w:rsidRDefault="009C0373" w:rsidP="00BB5248">
      <w:pPr>
        <w:pStyle w:val="Caption"/>
        <w:spacing w:line="360" w:lineRule="auto"/>
        <w:jc w:val="both"/>
        <w:rPr>
          <w:rFonts w:ascii="Times New Roman" w:hAnsi="Times New Roman" w:cs="Times New Roman"/>
        </w:rPr>
      </w:pPr>
      <w:bookmarkStart w:id="93" w:name="_Toc200993846"/>
      <w:r w:rsidRPr="00A10CFB">
        <w:rPr>
          <w:rFonts w:ascii="Times New Roman" w:hAnsi="Times New Roman" w:cs="Times New Roman"/>
        </w:rPr>
        <w:t xml:space="preserve">Figure </w:t>
      </w:r>
      <w:r w:rsidRPr="00A10CFB">
        <w:rPr>
          <w:rFonts w:ascii="Times New Roman" w:hAnsi="Times New Roman" w:cs="Times New Roman"/>
        </w:rPr>
        <w:fldChar w:fldCharType="begin"/>
      </w:r>
      <w:r w:rsidRPr="00A10CFB">
        <w:rPr>
          <w:rFonts w:ascii="Times New Roman" w:hAnsi="Times New Roman" w:cs="Times New Roman"/>
        </w:rPr>
        <w:instrText xml:space="preserve"> SEQ Figure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10</w:t>
      </w:r>
      <w:r w:rsidRPr="00A10CFB">
        <w:rPr>
          <w:rFonts w:ascii="Times New Roman" w:hAnsi="Times New Roman" w:cs="Times New Roman"/>
        </w:rPr>
        <w:fldChar w:fldCharType="end"/>
      </w:r>
      <w:r w:rsidRPr="00A10CFB">
        <w:rPr>
          <w:rFonts w:ascii="Times New Roman" w:hAnsi="Times New Roman" w:cs="Times New Roman"/>
        </w:rPr>
        <w:t>: Activity Diagram for Job Application</w:t>
      </w:r>
      <w:bookmarkEnd w:id="93"/>
    </w:p>
    <w:p w14:paraId="6C2468D7" w14:textId="77777777" w:rsidR="00164E70" w:rsidRPr="00A10CFB" w:rsidRDefault="00164E70" w:rsidP="00BB5248">
      <w:pPr>
        <w:spacing w:line="360" w:lineRule="auto"/>
        <w:jc w:val="both"/>
        <w:rPr>
          <w:rFonts w:ascii="Times New Roman" w:hAnsi="Times New Roman" w:cs="Times New Roman"/>
        </w:rPr>
      </w:pPr>
    </w:p>
    <w:p w14:paraId="733A9C86" w14:textId="2BFFC99C" w:rsidR="00164E70" w:rsidRPr="00A10CFB" w:rsidRDefault="009C6166" w:rsidP="00BB5248">
      <w:pPr>
        <w:pStyle w:val="Heading2"/>
        <w:spacing w:line="360" w:lineRule="auto"/>
        <w:jc w:val="both"/>
        <w:rPr>
          <w:rFonts w:ascii="Times New Roman" w:hAnsi="Times New Roman" w:cs="Times New Roman"/>
          <w:b/>
          <w:bCs/>
          <w:color w:val="000000" w:themeColor="text1"/>
          <w:sz w:val="24"/>
          <w:szCs w:val="24"/>
        </w:rPr>
      </w:pPr>
      <w:bookmarkStart w:id="94" w:name="_Toc203932220"/>
      <w:r w:rsidRPr="00A10CFB">
        <w:rPr>
          <w:rFonts w:ascii="Times New Roman" w:hAnsi="Times New Roman" w:cs="Times New Roman"/>
          <w:b/>
          <w:bCs/>
          <w:color w:val="000000" w:themeColor="text1"/>
          <w:sz w:val="24"/>
          <w:szCs w:val="24"/>
        </w:rPr>
        <w:t>4.5. Architecture Diagram</w:t>
      </w:r>
      <w:bookmarkEnd w:id="94"/>
    </w:p>
    <w:p w14:paraId="00B99511" w14:textId="7A42F85A" w:rsidR="009C6166" w:rsidRPr="00A10CFB" w:rsidRDefault="009C6166" w:rsidP="00BB5248">
      <w:pPr>
        <w:spacing w:line="360" w:lineRule="auto"/>
        <w:jc w:val="both"/>
        <w:rPr>
          <w:rFonts w:ascii="Times New Roman" w:hAnsi="Times New Roman" w:cs="Times New Roman"/>
        </w:rPr>
      </w:pPr>
      <w:r w:rsidRPr="00A10CFB">
        <w:rPr>
          <w:rFonts w:ascii="Times New Roman" w:hAnsi="Times New Roman" w:cs="Times New Roman"/>
        </w:rPr>
        <w:t>JobiVerse is created to provide a simple and smart job-matching experience by means of clearly outlined layers:</w:t>
      </w:r>
    </w:p>
    <w:p w14:paraId="743387A8" w14:textId="46483AAF" w:rsidR="009C6166" w:rsidRPr="00A10CFB" w:rsidRDefault="009C6166" w:rsidP="00BB5248">
      <w:pPr>
        <w:pStyle w:val="ListParagraph"/>
        <w:numPr>
          <w:ilvl w:val="0"/>
          <w:numId w:val="93"/>
        </w:numPr>
        <w:spacing w:line="360" w:lineRule="auto"/>
        <w:jc w:val="both"/>
        <w:rPr>
          <w:rFonts w:ascii="Times New Roman" w:hAnsi="Times New Roman" w:cs="Times New Roman"/>
        </w:rPr>
      </w:pPr>
      <w:r w:rsidRPr="00A10CFB">
        <w:rPr>
          <w:rFonts w:ascii="Times New Roman" w:hAnsi="Times New Roman" w:cs="Times New Roman"/>
        </w:rPr>
        <w:t>There are Job Seekers, Recruiters and Admins who perform actions in the system.</w:t>
      </w:r>
    </w:p>
    <w:p w14:paraId="1F7ACD4F" w14:textId="141010F3" w:rsidR="009C6166" w:rsidRPr="00A10CFB" w:rsidRDefault="009C6166" w:rsidP="00BB5248">
      <w:pPr>
        <w:pStyle w:val="ListParagraph"/>
        <w:numPr>
          <w:ilvl w:val="0"/>
          <w:numId w:val="93"/>
        </w:numPr>
        <w:spacing w:line="360" w:lineRule="auto"/>
        <w:jc w:val="both"/>
        <w:rPr>
          <w:rFonts w:ascii="Times New Roman" w:hAnsi="Times New Roman" w:cs="Times New Roman"/>
        </w:rPr>
      </w:pPr>
      <w:r w:rsidRPr="00A10CFB">
        <w:rPr>
          <w:rFonts w:ascii="Times New Roman" w:hAnsi="Times New Roman" w:cs="Times New Roman"/>
        </w:rPr>
        <w:t>Next.js was selected allowing a modern and responsive Frontend interface to exist, built around Tailwind CSS, delivering an improved job search, resume creation, and recruiter dashboard interfacing.</w:t>
      </w:r>
    </w:p>
    <w:p w14:paraId="6E570353" w14:textId="73E06888" w:rsidR="009C6166" w:rsidRPr="00A10CFB" w:rsidRDefault="009C6166" w:rsidP="00BB5248">
      <w:pPr>
        <w:pStyle w:val="ListParagraph"/>
        <w:numPr>
          <w:ilvl w:val="0"/>
          <w:numId w:val="93"/>
        </w:numPr>
        <w:spacing w:line="360" w:lineRule="auto"/>
        <w:jc w:val="both"/>
        <w:rPr>
          <w:rFonts w:ascii="Times New Roman" w:hAnsi="Times New Roman" w:cs="Times New Roman"/>
        </w:rPr>
      </w:pPr>
      <w:r w:rsidRPr="00A10CFB">
        <w:rPr>
          <w:rFonts w:ascii="Times New Roman" w:hAnsi="Times New Roman" w:cs="Times New Roman"/>
        </w:rPr>
        <w:lastRenderedPageBreak/>
        <w:t>The Backend, which relies on Next.js, Python, and uses the Gemini API, is in charge of business logic and facilitating the communication between the frontend component and the AI component.</w:t>
      </w:r>
    </w:p>
    <w:p w14:paraId="68BB8E50" w14:textId="77777777" w:rsidR="00016B21" w:rsidRPr="00A10CFB" w:rsidRDefault="009C6166" w:rsidP="00BB5248">
      <w:pPr>
        <w:pStyle w:val="ListParagraph"/>
        <w:numPr>
          <w:ilvl w:val="0"/>
          <w:numId w:val="93"/>
        </w:numPr>
        <w:spacing w:line="360" w:lineRule="auto"/>
        <w:jc w:val="both"/>
        <w:rPr>
          <w:rFonts w:ascii="Times New Roman" w:hAnsi="Times New Roman" w:cs="Times New Roman"/>
        </w:rPr>
      </w:pPr>
      <w:r w:rsidRPr="00A10CFB">
        <w:rPr>
          <w:rFonts w:ascii="Times New Roman" w:hAnsi="Times New Roman" w:cs="Times New Roman"/>
        </w:rPr>
        <w:t>AI Modules There are:</w:t>
      </w:r>
    </w:p>
    <w:p w14:paraId="27377DBC" w14:textId="35B12A96" w:rsidR="009C6166" w:rsidRPr="00A10CFB" w:rsidRDefault="009C6166" w:rsidP="00BB5248">
      <w:pPr>
        <w:pStyle w:val="ListParagraph"/>
        <w:numPr>
          <w:ilvl w:val="0"/>
          <w:numId w:val="94"/>
        </w:numPr>
        <w:spacing w:line="360" w:lineRule="auto"/>
        <w:jc w:val="both"/>
        <w:rPr>
          <w:rFonts w:ascii="Times New Roman" w:hAnsi="Times New Roman" w:cs="Times New Roman"/>
        </w:rPr>
      </w:pPr>
      <w:r w:rsidRPr="00A10CFB">
        <w:rPr>
          <w:rFonts w:ascii="Times New Roman" w:hAnsi="Times New Roman" w:cs="Times New Roman"/>
        </w:rPr>
        <w:t>Gemini LLM to create a resume</w:t>
      </w:r>
    </w:p>
    <w:p w14:paraId="12D1B040" w14:textId="7F0E127E" w:rsidR="009C6166" w:rsidRPr="00A10CFB" w:rsidRDefault="009C6166" w:rsidP="00BB5248">
      <w:pPr>
        <w:pStyle w:val="ListParagraph"/>
        <w:numPr>
          <w:ilvl w:val="0"/>
          <w:numId w:val="94"/>
        </w:numPr>
        <w:spacing w:line="360" w:lineRule="auto"/>
        <w:jc w:val="both"/>
        <w:rPr>
          <w:rFonts w:ascii="Times New Roman" w:hAnsi="Times New Roman" w:cs="Times New Roman"/>
        </w:rPr>
      </w:pPr>
      <w:r w:rsidRPr="00A10CFB">
        <w:rPr>
          <w:rFonts w:ascii="Times New Roman" w:hAnsi="Times New Roman" w:cs="Times New Roman"/>
        </w:rPr>
        <w:t>TF-IDF and cosine similarity based job Recommendation</w:t>
      </w:r>
    </w:p>
    <w:p w14:paraId="1E6A06C4" w14:textId="77777777" w:rsidR="00016B21" w:rsidRPr="00A10CFB" w:rsidRDefault="009C6166" w:rsidP="00BB5248">
      <w:pPr>
        <w:pStyle w:val="ListParagraph"/>
        <w:numPr>
          <w:ilvl w:val="0"/>
          <w:numId w:val="94"/>
        </w:numPr>
        <w:spacing w:line="360" w:lineRule="auto"/>
        <w:jc w:val="both"/>
        <w:rPr>
          <w:rFonts w:ascii="Times New Roman" w:hAnsi="Times New Roman" w:cs="Times New Roman"/>
        </w:rPr>
      </w:pPr>
      <w:r w:rsidRPr="00A10CFB">
        <w:rPr>
          <w:rFonts w:ascii="Times New Roman" w:hAnsi="Times New Roman" w:cs="Times New Roman"/>
        </w:rPr>
        <w:t>Feedback and advice through resume Analysis</w:t>
      </w:r>
    </w:p>
    <w:p w14:paraId="55C56A91" w14:textId="03EFB7C7" w:rsidR="00016B21" w:rsidRPr="00A10CFB" w:rsidRDefault="009C6166" w:rsidP="00BB5248">
      <w:pPr>
        <w:spacing w:line="360" w:lineRule="auto"/>
        <w:jc w:val="both"/>
        <w:rPr>
          <w:rFonts w:ascii="Times New Roman" w:hAnsi="Times New Roman" w:cs="Times New Roman"/>
        </w:rPr>
      </w:pPr>
      <w:r w:rsidRPr="00A10CFB">
        <w:rPr>
          <w:rFonts w:ascii="Times New Roman" w:hAnsi="Times New Roman" w:cs="Times New Roman"/>
        </w:rPr>
        <w:t>All the information is safe on a centralized Data Storage level, which is optimized on the resume data, job listings, and user profiles.</w:t>
      </w:r>
    </w:p>
    <w:p w14:paraId="250FB4D7" w14:textId="6F8ED670" w:rsidR="009C6166" w:rsidRPr="00A10CFB" w:rsidRDefault="009C6166" w:rsidP="00BB5248">
      <w:pPr>
        <w:spacing w:line="360" w:lineRule="auto"/>
        <w:jc w:val="both"/>
        <w:rPr>
          <w:rFonts w:ascii="Times New Roman" w:hAnsi="Times New Roman" w:cs="Times New Roman"/>
        </w:rPr>
      </w:pPr>
      <w:r w:rsidRPr="00A10CFB">
        <w:rPr>
          <w:rFonts w:ascii="Times New Roman" w:hAnsi="Times New Roman" w:cs="Times New Roman"/>
          <w:b/>
          <w:bCs/>
        </w:rPr>
        <w:t>Data Sources</w:t>
      </w:r>
      <w:r w:rsidRPr="00A10CFB">
        <w:rPr>
          <w:rFonts w:ascii="Times New Roman" w:hAnsi="Times New Roman" w:cs="Times New Roman"/>
        </w:rPr>
        <w:t xml:space="preserve"> Data Sources provide the system with real-time and unchanging data sources like job listings, user input and company data, which lead to smart recommendations and creating personalized resumes.</w:t>
      </w:r>
    </w:p>
    <w:p w14:paraId="092AC66B" w14:textId="336E8C33" w:rsidR="00164E70" w:rsidRPr="00A10CFB" w:rsidRDefault="009C6166" w:rsidP="00BB5248">
      <w:pPr>
        <w:spacing w:line="360" w:lineRule="auto"/>
        <w:jc w:val="both"/>
        <w:rPr>
          <w:rFonts w:ascii="Times New Roman" w:hAnsi="Times New Roman" w:cs="Times New Roman"/>
        </w:rPr>
      </w:pPr>
      <w:r w:rsidRPr="00A10CFB">
        <w:rPr>
          <w:rFonts w:ascii="Times New Roman" w:hAnsi="Times New Roman" w:cs="Times New Roman"/>
        </w:rPr>
        <w:t>This microservice architecture is set to make JobiVerse scalable, maintainable, and that will be able to provide a personalized experience in terms of the AI-based recruitment process</w:t>
      </w:r>
      <w:r w:rsidR="00016B21" w:rsidRPr="00A10CFB">
        <w:rPr>
          <w:rFonts w:ascii="Times New Roman" w:hAnsi="Times New Roman" w:cs="Times New Roman"/>
        </w:rPr>
        <w:t>.</w:t>
      </w:r>
    </w:p>
    <w:p w14:paraId="5CF22F16" w14:textId="77777777" w:rsidR="005C1DAF" w:rsidRPr="00A10CFB" w:rsidRDefault="00016B21" w:rsidP="00BB5248">
      <w:pPr>
        <w:keepNext/>
        <w:spacing w:line="360" w:lineRule="auto"/>
        <w:jc w:val="both"/>
        <w:rPr>
          <w:rFonts w:ascii="Times New Roman" w:hAnsi="Times New Roman" w:cs="Times New Roman"/>
        </w:rPr>
      </w:pPr>
      <w:r w:rsidRPr="00A10CFB">
        <w:rPr>
          <w:rFonts w:ascii="Times New Roman" w:hAnsi="Times New Roman" w:cs="Times New Roman"/>
          <w:noProof/>
        </w:rPr>
        <w:lastRenderedPageBreak/>
        <w:drawing>
          <wp:inline distT="0" distB="0" distL="0" distR="0" wp14:anchorId="263C92FA" wp14:editId="29B13A1D">
            <wp:extent cx="6258763" cy="6069724"/>
            <wp:effectExtent l="0" t="0" r="8890" b="7620"/>
            <wp:docPr id="1346308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08685" name="Picture 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273073" cy="6083602"/>
                    </a:xfrm>
                    <a:prstGeom prst="rect">
                      <a:avLst/>
                    </a:prstGeom>
                  </pic:spPr>
                </pic:pic>
              </a:graphicData>
            </a:graphic>
          </wp:inline>
        </w:drawing>
      </w:r>
    </w:p>
    <w:p w14:paraId="373C00C4" w14:textId="0D4ED89C" w:rsidR="00164E70" w:rsidRPr="00A10CFB" w:rsidRDefault="005C1DAF" w:rsidP="00BB5248">
      <w:pPr>
        <w:pStyle w:val="Caption"/>
        <w:spacing w:line="360" w:lineRule="auto"/>
        <w:jc w:val="both"/>
        <w:rPr>
          <w:rFonts w:ascii="Times New Roman" w:hAnsi="Times New Roman" w:cs="Times New Roman"/>
        </w:rPr>
      </w:pPr>
      <w:bookmarkStart w:id="95" w:name="_Toc200993847"/>
      <w:r w:rsidRPr="00A10CFB">
        <w:rPr>
          <w:rFonts w:ascii="Times New Roman" w:hAnsi="Times New Roman" w:cs="Times New Roman"/>
        </w:rPr>
        <w:t xml:space="preserve">Figure </w:t>
      </w:r>
      <w:r w:rsidR="00D36992" w:rsidRPr="00A10CFB">
        <w:rPr>
          <w:rFonts w:ascii="Times New Roman" w:hAnsi="Times New Roman" w:cs="Times New Roman"/>
        </w:rPr>
        <w:fldChar w:fldCharType="begin"/>
      </w:r>
      <w:r w:rsidR="00D36992" w:rsidRPr="00A10CFB">
        <w:rPr>
          <w:rFonts w:ascii="Times New Roman" w:hAnsi="Times New Roman" w:cs="Times New Roman"/>
        </w:rPr>
        <w:instrText xml:space="preserve"> SEQ Figure \* ARABIC </w:instrText>
      </w:r>
      <w:r w:rsidR="00D36992" w:rsidRPr="00A10CFB">
        <w:rPr>
          <w:rFonts w:ascii="Times New Roman" w:hAnsi="Times New Roman" w:cs="Times New Roman"/>
        </w:rPr>
        <w:fldChar w:fldCharType="separate"/>
      </w:r>
      <w:r w:rsidR="00A164F3" w:rsidRPr="00A10CFB">
        <w:rPr>
          <w:rFonts w:ascii="Times New Roman" w:hAnsi="Times New Roman" w:cs="Times New Roman"/>
          <w:noProof/>
        </w:rPr>
        <w:t>11</w:t>
      </w:r>
      <w:r w:rsidR="00D36992" w:rsidRPr="00A10CFB">
        <w:rPr>
          <w:rFonts w:ascii="Times New Roman" w:hAnsi="Times New Roman" w:cs="Times New Roman"/>
          <w:noProof/>
        </w:rPr>
        <w:fldChar w:fldCharType="end"/>
      </w:r>
      <w:r w:rsidRPr="00A10CFB">
        <w:rPr>
          <w:rFonts w:ascii="Times New Roman" w:hAnsi="Times New Roman" w:cs="Times New Roman"/>
        </w:rPr>
        <w:t>: JobiVerse Architecture</w:t>
      </w:r>
      <w:bookmarkEnd w:id="95"/>
    </w:p>
    <w:p w14:paraId="6B6F0799" w14:textId="77777777" w:rsidR="00016B21" w:rsidRPr="00A10CFB" w:rsidRDefault="00016B21" w:rsidP="00BB5248">
      <w:pPr>
        <w:spacing w:line="360" w:lineRule="auto"/>
        <w:jc w:val="both"/>
        <w:rPr>
          <w:rFonts w:ascii="Times New Roman" w:hAnsi="Times New Roman" w:cs="Times New Roman"/>
        </w:rPr>
      </w:pPr>
    </w:p>
    <w:p w14:paraId="57D487BB" w14:textId="77777777" w:rsidR="00016B21" w:rsidRPr="00A10CFB" w:rsidRDefault="00016B21" w:rsidP="00BB5248">
      <w:pPr>
        <w:spacing w:line="360" w:lineRule="auto"/>
        <w:jc w:val="both"/>
        <w:rPr>
          <w:rFonts w:ascii="Times New Roman" w:hAnsi="Times New Roman" w:cs="Times New Roman"/>
        </w:rPr>
      </w:pPr>
    </w:p>
    <w:p w14:paraId="226F8B0A" w14:textId="7EEC0102" w:rsidR="00016B21" w:rsidRPr="00A10CFB" w:rsidRDefault="00016B21" w:rsidP="00BB5248">
      <w:pPr>
        <w:pStyle w:val="Heading2"/>
        <w:spacing w:line="360" w:lineRule="auto"/>
        <w:jc w:val="both"/>
        <w:rPr>
          <w:rFonts w:ascii="Times New Roman" w:hAnsi="Times New Roman" w:cs="Times New Roman"/>
          <w:b/>
          <w:bCs/>
          <w:color w:val="000000" w:themeColor="text1"/>
          <w:sz w:val="24"/>
          <w:szCs w:val="24"/>
        </w:rPr>
      </w:pPr>
      <w:bookmarkStart w:id="96" w:name="_Toc203932221"/>
      <w:r w:rsidRPr="00A10CFB">
        <w:rPr>
          <w:rFonts w:ascii="Times New Roman" w:hAnsi="Times New Roman" w:cs="Times New Roman"/>
          <w:b/>
          <w:bCs/>
          <w:color w:val="000000" w:themeColor="text1"/>
          <w:sz w:val="24"/>
          <w:szCs w:val="24"/>
        </w:rPr>
        <w:lastRenderedPageBreak/>
        <w:t>4.6. Database Design</w:t>
      </w:r>
      <w:bookmarkEnd w:id="96"/>
    </w:p>
    <w:p w14:paraId="4CE161EB" w14:textId="77777777" w:rsidR="005C1DAF" w:rsidRPr="00A10CFB" w:rsidRDefault="00016B21" w:rsidP="00BB5248">
      <w:pPr>
        <w:keepNext/>
        <w:spacing w:line="360" w:lineRule="auto"/>
        <w:jc w:val="both"/>
        <w:rPr>
          <w:rFonts w:ascii="Times New Roman" w:hAnsi="Times New Roman" w:cs="Times New Roman"/>
        </w:rPr>
      </w:pPr>
      <w:r w:rsidRPr="00A10CFB">
        <w:rPr>
          <w:rFonts w:ascii="Times New Roman" w:hAnsi="Times New Roman" w:cs="Times New Roman"/>
          <w:noProof/>
        </w:rPr>
        <w:drawing>
          <wp:inline distT="0" distB="0" distL="0" distR="0" wp14:anchorId="34DDD594" wp14:editId="46529EA4">
            <wp:extent cx="5943600" cy="7132955"/>
            <wp:effectExtent l="0" t="0" r="0" b="0"/>
            <wp:docPr id="439675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7132955"/>
                    </a:xfrm>
                    <a:prstGeom prst="rect">
                      <a:avLst/>
                    </a:prstGeom>
                    <a:noFill/>
                    <a:ln>
                      <a:noFill/>
                    </a:ln>
                  </pic:spPr>
                </pic:pic>
              </a:graphicData>
            </a:graphic>
          </wp:inline>
        </w:drawing>
      </w:r>
    </w:p>
    <w:p w14:paraId="675BF3A6" w14:textId="5FD8CED6" w:rsidR="00164E70" w:rsidRPr="00A10CFB" w:rsidRDefault="005C1DAF" w:rsidP="00BB5248">
      <w:pPr>
        <w:pStyle w:val="Caption"/>
        <w:spacing w:line="360" w:lineRule="auto"/>
        <w:jc w:val="both"/>
        <w:rPr>
          <w:rFonts w:ascii="Times New Roman" w:hAnsi="Times New Roman" w:cs="Times New Roman"/>
        </w:rPr>
      </w:pPr>
      <w:bookmarkStart w:id="97" w:name="_Toc200993848"/>
      <w:r w:rsidRPr="00A10CFB">
        <w:rPr>
          <w:rFonts w:ascii="Times New Roman" w:hAnsi="Times New Roman" w:cs="Times New Roman"/>
        </w:rPr>
        <w:t xml:space="preserve">Figure </w:t>
      </w:r>
      <w:r w:rsidR="00D36992" w:rsidRPr="00A10CFB">
        <w:rPr>
          <w:rFonts w:ascii="Times New Roman" w:hAnsi="Times New Roman" w:cs="Times New Roman"/>
        </w:rPr>
        <w:fldChar w:fldCharType="begin"/>
      </w:r>
      <w:r w:rsidR="00D36992" w:rsidRPr="00A10CFB">
        <w:rPr>
          <w:rFonts w:ascii="Times New Roman" w:hAnsi="Times New Roman" w:cs="Times New Roman"/>
        </w:rPr>
        <w:instrText xml:space="preserve"> SEQ Figure \* ARABIC </w:instrText>
      </w:r>
      <w:r w:rsidR="00D36992" w:rsidRPr="00A10CFB">
        <w:rPr>
          <w:rFonts w:ascii="Times New Roman" w:hAnsi="Times New Roman" w:cs="Times New Roman"/>
        </w:rPr>
        <w:fldChar w:fldCharType="separate"/>
      </w:r>
      <w:r w:rsidR="00A164F3" w:rsidRPr="00A10CFB">
        <w:rPr>
          <w:rFonts w:ascii="Times New Roman" w:hAnsi="Times New Roman" w:cs="Times New Roman"/>
          <w:noProof/>
        </w:rPr>
        <w:t>12</w:t>
      </w:r>
      <w:r w:rsidR="00D36992" w:rsidRPr="00A10CFB">
        <w:rPr>
          <w:rFonts w:ascii="Times New Roman" w:hAnsi="Times New Roman" w:cs="Times New Roman"/>
          <w:noProof/>
        </w:rPr>
        <w:fldChar w:fldCharType="end"/>
      </w:r>
      <w:r w:rsidRPr="00A10CFB">
        <w:rPr>
          <w:rFonts w:ascii="Times New Roman" w:hAnsi="Times New Roman" w:cs="Times New Roman"/>
        </w:rPr>
        <w:t>:  JobiVerse Database Diagram</w:t>
      </w:r>
      <w:bookmarkEnd w:id="97"/>
    </w:p>
    <w:p w14:paraId="6C8505DD" w14:textId="77777777" w:rsidR="00164E70" w:rsidRPr="00A10CFB" w:rsidRDefault="00164E70" w:rsidP="00BB5248">
      <w:pPr>
        <w:spacing w:line="360" w:lineRule="auto"/>
        <w:jc w:val="both"/>
        <w:rPr>
          <w:rFonts w:ascii="Times New Roman" w:hAnsi="Times New Roman" w:cs="Times New Roman"/>
        </w:rPr>
      </w:pPr>
    </w:p>
    <w:p w14:paraId="751ABB50" w14:textId="77777777" w:rsidR="00164E70" w:rsidRPr="00A10CFB" w:rsidRDefault="00164E70" w:rsidP="00BB5248">
      <w:pPr>
        <w:spacing w:line="360" w:lineRule="auto"/>
        <w:jc w:val="both"/>
        <w:rPr>
          <w:rFonts w:ascii="Times New Roman" w:hAnsi="Times New Roman" w:cs="Times New Roman"/>
        </w:rPr>
      </w:pPr>
    </w:p>
    <w:p w14:paraId="2024E1FD" w14:textId="7CED2C13" w:rsidR="00016B21" w:rsidRPr="00A10CFB" w:rsidRDefault="00016B21" w:rsidP="00BB5248">
      <w:pPr>
        <w:spacing w:line="360" w:lineRule="auto"/>
        <w:jc w:val="both"/>
        <w:rPr>
          <w:rFonts w:ascii="Times New Roman" w:hAnsi="Times New Roman" w:cs="Times New Roman"/>
        </w:rPr>
      </w:pPr>
      <w:r w:rsidRPr="00A10CFB">
        <w:rPr>
          <w:rFonts w:ascii="Times New Roman" w:hAnsi="Times New Roman" w:cs="Times New Roman"/>
        </w:rPr>
        <w:t>JobiVerse database is aimed to enable a multi-role job platform by means of AI-assisted opportunities. It is relationally structured with MongoDB-style references and deals with how candidates and recruiters interact, how job posts receive applications and how interviews are conducted.</w:t>
      </w:r>
    </w:p>
    <w:p w14:paraId="6B82CA53" w14:textId="5E74E04E" w:rsidR="006105AA" w:rsidRPr="00A10CFB" w:rsidRDefault="006105AA" w:rsidP="00BB5248">
      <w:pPr>
        <w:pStyle w:val="Caption"/>
        <w:keepNext/>
        <w:spacing w:line="360" w:lineRule="auto"/>
        <w:jc w:val="both"/>
        <w:rPr>
          <w:rFonts w:ascii="Times New Roman" w:hAnsi="Times New Roman" w:cs="Times New Roman"/>
        </w:rPr>
      </w:pPr>
      <w:r w:rsidRPr="00A10CFB">
        <w:rPr>
          <w:rFonts w:ascii="Times New Roman" w:hAnsi="Times New Roman" w:cs="Times New Roman"/>
        </w:rPr>
        <w:t xml:space="preserve">Table </w:t>
      </w:r>
      <w:r w:rsidRPr="00A10CFB">
        <w:rPr>
          <w:rFonts w:ascii="Times New Roman" w:hAnsi="Times New Roman" w:cs="Times New Roman"/>
        </w:rPr>
        <w:fldChar w:fldCharType="begin"/>
      </w:r>
      <w:r w:rsidRPr="00A10CFB">
        <w:rPr>
          <w:rFonts w:ascii="Times New Roman" w:hAnsi="Times New Roman" w:cs="Times New Roman"/>
        </w:rPr>
        <w:instrText xml:space="preserve"> SEQ Table \* ARABIC </w:instrText>
      </w:r>
      <w:r w:rsidRPr="00A10CFB">
        <w:rPr>
          <w:rFonts w:ascii="Times New Roman" w:hAnsi="Times New Roman" w:cs="Times New Roman"/>
        </w:rPr>
        <w:fldChar w:fldCharType="separate"/>
      </w:r>
      <w:r w:rsidR="00A164F3" w:rsidRPr="00A10CFB">
        <w:rPr>
          <w:rFonts w:ascii="Times New Roman" w:hAnsi="Times New Roman" w:cs="Times New Roman"/>
          <w:noProof/>
        </w:rPr>
        <w:t>3</w:t>
      </w:r>
      <w:r w:rsidRPr="00A10CFB">
        <w:rPr>
          <w:rFonts w:ascii="Times New Roman" w:hAnsi="Times New Roman" w:cs="Times New Roman"/>
        </w:rPr>
        <w:fldChar w:fldCharType="end"/>
      </w:r>
      <w:r w:rsidRPr="00A10CFB">
        <w:rPr>
          <w:rFonts w:ascii="Times New Roman" w:hAnsi="Times New Roman" w:cs="Times New Roman"/>
        </w:rPr>
        <w:t>: Entity Details</w:t>
      </w:r>
    </w:p>
    <w:tbl>
      <w:tblPr>
        <w:tblStyle w:val="TableGrid"/>
        <w:tblW w:w="0" w:type="auto"/>
        <w:tblLook w:val="04A0" w:firstRow="1" w:lastRow="0" w:firstColumn="1" w:lastColumn="0" w:noHBand="0" w:noVBand="1"/>
      </w:tblPr>
      <w:tblGrid>
        <w:gridCol w:w="2785"/>
        <w:gridCol w:w="6565"/>
      </w:tblGrid>
      <w:tr w:rsidR="00016B21" w:rsidRPr="00A10CFB" w14:paraId="68E4C964" w14:textId="77777777" w:rsidTr="00016B21">
        <w:tc>
          <w:tcPr>
            <w:tcW w:w="2785" w:type="dxa"/>
          </w:tcPr>
          <w:p w14:paraId="744FB21A" w14:textId="326EB1ED"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Entities</w:t>
            </w:r>
          </w:p>
        </w:tc>
        <w:tc>
          <w:tcPr>
            <w:tcW w:w="6565" w:type="dxa"/>
          </w:tcPr>
          <w:p w14:paraId="30708D2D" w14:textId="71D8701C"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Detail</w:t>
            </w:r>
          </w:p>
        </w:tc>
      </w:tr>
      <w:tr w:rsidR="00016B21" w:rsidRPr="00A10CFB" w14:paraId="79A23C72" w14:textId="77777777" w:rsidTr="00016B21">
        <w:tc>
          <w:tcPr>
            <w:tcW w:w="2785" w:type="dxa"/>
          </w:tcPr>
          <w:p w14:paraId="2C0EFD90" w14:textId="48782491"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Auth</w:t>
            </w:r>
          </w:p>
        </w:tc>
        <w:tc>
          <w:tcPr>
            <w:tcW w:w="6565" w:type="dxa"/>
          </w:tcPr>
          <w:p w14:paraId="562236EE" w14:textId="054FDD93" w:rsidR="00016B21" w:rsidRPr="00A10CFB" w:rsidRDefault="00016B21" w:rsidP="00BB5248">
            <w:pPr>
              <w:spacing w:line="360" w:lineRule="auto"/>
              <w:jc w:val="both"/>
              <w:rPr>
                <w:rFonts w:ascii="Times New Roman" w:hAnsi="Times New Roman" w:cs="Times New Roman"/>
              </w:rPr>
            </w:pPr>
            <w:r w:rsidRPr="00A10CFB">
              <w:rPr>
                <w:rFonts w:ascii="Times New Roman" w:hAnsi="Times New Roman" w:cs="Times New Roman"/>
              </w:rPr>
              <w:t>This is a central authentication table. Each user is first registered herewith secure credentials and designated role.</w:t>
            </w:r>
          </w:p>
        </w:tc>
      </w:tr>
      <w:tr w:rsidR="00016B21" w:rsidRPr="00A10CFB" w14:paraId="41A745BE" w14:textId="77777777" w:rsidTr="00016B21">
        <w:tc>
          <w:tcPr>
            <w:tcW w:w="2785" w:type="dxa"/>
          </w:tcPr>
          <w:p w14:paraId="5FF5E882" w14:textId="5D914885"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Candidate &amp; Recruiter</w:t>
            </w:r>
          </w:p>
        </w:tc>
        <w:tc>
          <w:tcPr>
            <w:tcW w:w="6565" w:type="dxa"/>
          </w:tcPr>
          <w:p w14:paraId="77E5B03E" w14:textId="45DC8B10" w:rsidR="00016B21" w:rsidRPr="00A10CFB" w:rsidRDefault="00016B21" w:rsidP="00BB5248">
            <w:pPr>
              <w:spacing w:line="360" w:lineRule="auto"/>
              <w:jc w:val="both"/>
              <w:rPr>
                <w:rFonts w:ascii="Times New Roman" w:hAnsi="Times New Roman" w:cs="Times New Roman"/>
              </w:rPr>
            </w:pPr>
            <w:r w:rsidRPr="00A10CFB">
              <w:rPr>
                <w:rFonts w:ascii="Times New Roman" w:hAnsi="Times New Roman" w:cs="Times New Roman"/>
              </w:rPr>
              <w:t>These two entities extend from Auth table via one-on-one relation. This stores information related to candidates and recruiters.</w:t>
            </w:r>
          </w:p>
        </w:tc>
      </w:tr>
      <w:tr w:rsidR="00016B21" w:rsidRPr="00A10CFB" w14:paraId="24FF92D3" w14:textId="77777777" w:rsidTr="00016B21">
        <w:tc>
          <w:tcPr>
            <w:tcW w:w="2785" w:type="dxa"/>
          </w:tcPr>
          <w:p w14:paraId="492B5062" w14:textId="7F4BC6D2"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Resume</w:t>
            </w:r>
          </w:p>
        </w:tc>
        <w:tc>
          <w:tcPr>
            <w:tcW w:w="6565" w:type="dxa"/>
          </w:tcPr>
          <w:p w14:paraId="1DB78896" w14:textId="7937A67D" w:rsidR="00016B21" w:rsidRPr="00A10CFB" w:rsidRDefault="00016B21" w:rsidP="00BB5248">
            <w:pPr>
              <w:spacing w:line="360" w:lineRule="auto"/>
              <w:jc w:val="both"/>
              <w:rPr>
                <w:rFonts w:ascii="Times New Roman" w:hAnsi="Times New Roman" w:cs="Times New Roman"/>
              </w:rPr>
            </w:pPr>
            <w:r w:rsidRPr="00A10CFB">
              <w:rPr>
                <w:rFonts w:ascii="Times New Roman" w:hAnsi="Times New Roman" w:cs="Times New Roman"/>
              </w:rPr>
              <w:t>Candidates can upload multiple resumes. Each record stores the file link, format, and is tied to the candidate’s profile.</w:t>
            </w:r>
          </w:p>
        </w:tc>
      </w:tr>
      <w:tr w:rsidR="00016B21" w:rsidRPr="00A10CFB" w14:paraId="6D37C100" w14:textId="77777777" w:rsidTr="00016B21">
        <w:tc>
          <w:tcPr>
            <w:tcW w:w="2785" w:type="dxa"/>
          </w:tcPr>
          <w:p w14:paraId="7BB06232" w14:textId="593F422E"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JobPost</w:t>
            </w:r>
          </w:p>
        </w:tc>
        <w:tc>
          <w:tcPr>
            <w:tcW w:w="6565" w:type="dxa"/>
          </w:tcPr>
          <w:p w14:paraId="38B4052F" w14:textId="2E7C719C" w:rsidR="00016B21" w:rsidRPr="00A10CFB" w:rsidRDefault="00016B21" w:rsidP="00BB5248">
            <w:pPr>
              <w:spacing w:line="360" w:lineRule="auto"/>
              <w:jc w:val="both"/>
              <w:rPr>
                <w:rFonts w:ascii="Times New Roman" w:hAnsi="Times New Roman" w:cs="Times New Roman"/>
              </w:rPr>
            </w:pPr>
            <w:r w:rsidRPr="00A10CFB">
              <w:rPr>
                <w:rFonts w:ascii="Times New Roman" w:hAnsi="Times New Roman" w:cs="Times New Roman"/>
              </w:rPr>
              <w:t>Recruiters can create multiple job postings. Details of each jon posting is stored here.</w:t>
            </w:r>
          </w:p>
        </w:tc>
      </w:tr>
      <w:tr w:rsidR="00016B21" w:rsidRPr="00A10CFB" w14:paraId="4E64B6EC" w14:textId="77777777" w:rsidTr="00016B21">
        <w:tc>
          <w:tcPr>
            <w:tcW w:w="2785" w:type="dxa"/>
          </w:tcPr>
          <w:p w14:paraId="0EF4108B" w14:textId="17A22BAC"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Application</w:t>
            </w:r>
          </w:p>
        </w:tc>
        <w:tc>
          <w:tcPr>
            <w:tcW w:w="6565" w:type="dxa"/>
          </w:tcPr>
          <w:p w14:paraId="442B5B92" w14:textId="1C5792AD" w:rsidR="00016B21" w:rsidRPr="00A10CFB" w:rsidRDefault="006105AA" w:rsidP="00BB5248">
            <w:pPr>
              <w:spacing w:line="360" w:lineRule="auto"/>
              <w:jc w:val="both"/>
              <w:rPr>
                <w:rFonts w:ascii="Times New Roman" w:hAnsi="Times New Roman" w:cs="Times New Roman"/>
              </w:rPr>
            </w:pPr>
            <w:r w:rsidRPr="00A10CFB">
              <w:rPr>
                <w:rFonts w:ascii="Times New Roman" w:hAnsi="Times New Roman" w:cs="Times New Roman"/>
              </w:rPr>
              <w:t>This entity tracks the candidate’s application.</w:t>
            </w:r>
          </w:p>
        </w:tc>
      </w:tr>
      <w:tr w:rsidR="00016B21" w:rsidRPr="00A10CFB" w14:paraId="49E4B1B2" w14:textId="77777777" w:rsidTr="00016B21">
        <w:tc>
          <w:tcPr>
            <w:tcW w:w="2785" w:type="dxa"/>
          </w:tcPr>
          <w:p w14:paraId="08CA4F22" w14:textId="211BDFD3"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Interview</w:t>
            </w:r>
          </w:p>
        </w:tc>
        <w:tc>
          <w:tcPr>
            <w:tcW w:w="6565" w:type="dxa"/>
          </w:tcPr>
          <w:p w14:paraId="544A8532" w14:textId="35B81C11" w:rsidR="00016B21" w:rsidRPr="00A10CFB" w:rsidRDefault="006105AA" w:rsidP="00BB5248">
            <w:pPr>
              <w:spacing w:line="360" w:lineRule="auto"/>
              <w:jc w:val="both"/>
              <w:rPr>
                <w:rFonts w:ascii="Times New Roman" w:hAnsi="Times New Roman" w:cs="Times New Roman"/>
              </w:rPr>
            </w:pPr>
            <w:r w:rsidRPr="00A10CFB">
              <w:rPr>
                <w:rFonts w:ascii="Times New Roman" w:hAnsi="Times New Roman" w:cs="Times New Roman"/>
              </w:rPr>
              <w:t>Once shortlisted, the recruiter schedules an interview. Interview data is stored here.</w:t>
            </w:r>
          </w:p>
        </w:tc>
      </w:tr>
      <w:tr w:rsidR="00016B21" w:rsidRPr="00A10CFB" w14:paraId="4214A824" w14:textId="77777777" w:rsidTr="00016B21">
        <w:tc>
          <w:tcPr>
            <w:tcW w:w="2785" w:type="dxa"/>
          </w:tcPr>
          <w:p w14:paraId="6581CE08" w14:textId="7D1F7C00" w:rsidR="00016B21" w:rsidRPr="00A10CFB" w:rsidRDefault="00016B21" w:rsidP="00BB5248">
            <w:pPr>
              <w:spacing w:line="360" w:lineRule="auto"/>
              <w:jc w:val="both"/>
              <w:rPr>
                <w:rFonts w:ascii="Times New Roman" w:hAnsi="Times New Roman" w:cs="Times New Roman"/>
                <w:b/>
                <w:bCs/>
              </w:rPr>
            </w:pPr>
            <w:r w:rsidRPr="00A10CFB">
              <w:rPr>
                <w:rFonts w:ascii="Times New Roman" w:hAnsi="Times New Roman" w:cs="Times New Roman"/>
                <w:b/>
                <w:bCs/>
              </w:rPr>
              <w:t>Chat &amp; Message</w:t>
            </w:r>
          </w:p>
        </w:tc>
        <w:tc>
          <w:tcPr>
            <w:tcW w:w="6565" w:type="dxa"/>
          </w:tcPr>
          <w:p w14:paraId="3FC9F6FA" w14:textId="7FC5296B" w:rsidR="00016B21" w:rsidRPr="00A10CFB" w:rsidRDefault="006105AA" w:rsidP="00BB5248">
            <w:pPr>
              <w:spacing w:line="360" w:lineRule="auto"/>
              <w:jc w:val="both"/>
              <w:rPr>
                <w:rFonts w:ascii="Times New Roman" w:hAnsi="Times New Roman" w:cs="Times New Roman"/>
              </w:rPr>
            </w:pPr>
            <w:r w:rsidRPr="00A10CFB">
              <w:rPr>
                <w:rFonts w:ascii="Times New Roman" w:hAnsi="Times New Roman" w:cs="Times New Roman"/>
              </w:rPr>
              <w:t>This entity stores all the chat data between recruiter and candidate.</w:t>
            </w:r>
          </w:p>
        </w:tc>
      </w:tr>
    </w:tbl>
    <w:p w14:paraId="4F712AE6" w14:textId="6C530FE4" w:rsidR="00016B21" w:rsidRPr="00A10CFB" w:rsidRDefault="00016B21" w:rsidP="00BB5248">
      <w:pPr>
        <w:spacing w:line="360" w:lineRule="auto"/>
        <w:jc w:val="both"/>
        <w:rPr>
          <w:rFonts w:ascii="Times New Roman" w:hAnsi="Times New Roman" w:cs="Times New Roman"/>
        </w:rPr>
      </w:pPr>
    </w:p>
    <w:p w14:paraId="03DF9DED" w14:textId="77777777" w:rsidR="00164E70" w:rsidRPr="00A10CFB" w:rsidRDefault="00164E70" w:rsidP="00BB5248">
      <w:pPr>
        <w:pStyle w:val="Heading1"/>
        <w:spacing w:line="360" w:lineRule="auto"/>
        <w:jc w:val="both"/>
        <w:rPr>
          <w:rFonts w:ascii="Times New Roman" w:hAnsi="Times New Roman" w:cs="Times New Roman"/>
          <w:b/>
          <w:bCs/>
          <w:color w:val="auto"/>
          <w:sz w:val="48"/>
          <w:szCs w:val="48"/>
        </w:rPr>
      </w:pPr>
    </w:p>
    <w:p w14:paraId="34BA4BF7" w14:textId="77777777" w:rsidR="00164E70" w:rsidRPr="00A10CFB" w:rsidRDefault="00164E70" w:rsidP="00BB5248">
      <w:pPr>
        <w:pStyle w:val="Heading1"/>
        <w:spacing w:line="360" w:lineRule="auto"/>
        <w:jc w:val="both"/>
        <w:rPr>
          <w:rFonts w:ascii="Times New Roman" w:hAnsi="Times New Roman" w:cs="Times New Roman"/>
          <w:b/>
          <w:bCs/>
          <w:color w:val="auto"/>
          <w:sz w:val="48"/>
          <w:szCs w:val="48"/>
        </w:rPr>
      </w:pPr>
    </w:p>
    <w:p w14:paraId="6A01056A" w14:textId="77777777" w:rsidR="00164E70" w:rsidRPr="00A10CFB" w:rsidRDefault="00164E70" w:rsidP="00BB5248">
      <w:pPr>
        <w:pStyle w:val="Heading1"/>
        <w:spacing w:line="360" w:lineRule="auto"/>
        <w:jc w:val="both"/>
        <w:rPr>
          <w:rFonts w:ascii="Times New Roman" w:hAnsi="Times New Roman" w:cs="Times New Roman"/>
          <w:b/>
          <w:bCs/>
          <w:color w:val="auto"/>
          <w:sz w:val="48"/>
          <w:szCs w:val="48"/>
        </w:rPr>
      </w:pPr>
    </w:p>
    <w:p w14:paraId="4439A6AC" w14:textId="77777777" w:rsidR="00164E70" w:rsidRPr="00A10CFB" w:rsidRDefault="00164E70" w:rsidP="00BB5248">
      <w:pPr>
        <w:pStyle w:val="Heading1"/>
        <w:spacing w:line="360" w:lineRule="auto"/>
        <w:jc w:val="both"/>
        <w:rPr>
          <w:rFonts w:ascii="Times New Roman" w:hAnsi="Times New Roman" w:cs="Times New Roman"/>
          <w:b/>
          <w:bCs/>
          <w:color w:val="auto"/>
          <w:sz w:val="48"/>
          <w:szCs w:val="48"/>
        </w:rPr>
      </w:pPr>
    </w:p>
    <w:p w14:paraId="72BBF54A" w14:textId="77777777" w:rsidR="00164E70" w:rsidRPr="00A10CFB" w:rsidRDefault="00164E70" w:rsidP="00BB5248">
      <w:pPr>
        <w:spacing w:line="360" w:lineRule="auto"/>
        <w:jc w:val="both"/>
        <w:rPr>
          <w:rFonts w:ascii="Times New Roman" w:hAnsi="Times New Roman" w:cs="Times New Roman"/>
        </w:rPr>
      </w:pPr>
    </w:p>
    <w:p w14:paraId="76F06D02" w14:textId="2C1473BD" w:rsidR="00304AE4" w:rsidRPr="00A10CFB" w:rsidRDefault="00164E70" w:rsidP="00BB5248">
      <w:pPr>
        <w:pStyle w:val="Heading1"/>
        <w:spacing w:line="360" w:lineRule="auto"/>
        <w:jc w:val="both"/>
        <w:rPr>
          <w:rFonts w:ascii="Times New Roman" w:hAnsi="Times New Roman" w:cs="Times New Roman"/>
          <w:b/>
          <w:bCs/>
          <w:color w:val="auto"/>
          <w:sz w:val="48"/>
          <w:szCs w:val="48"/>
        </w:rPr>
      </w:pPr>
      <w:bookmarkStart w:id="98" w:name="_Toc203932222"/>
      <w:r w:rsidRPr="00A10CFB">
        <w:rPr>
          <w:rFonts w:ascii="Times New Roman" w:hAnsi="Times New Roman" w:cs="Times New Roman"/>
          <w:b/>
          <w:bCs/>
          <w:color w:val="auto"/>
          <w:sz w:val="48"/>
          <w:szCs w:val="48"/>
        </w:rPr>
        <w:t xml:space="preserve">Chapter 5: </w:t>
      </w:r>
      <w:r w:rsidR="00773F31" w:rsidRPr="00A10CFB">
        <w:rPr>
          <w:rFonts w:ascii="Times New Roman" w:hAnsi="Times New Roman" w:cs="Times New Roman"/>
          <w:b/>
          <w:bCs/>
          <w:color w:val="auto"/>
          <w:sz w:val="48"/>
          <w:szCs w:val="48"/>
        </w:rPr>
        <w:t>System Implementation</w:t>
      </w:r>
      <w:bookmarkEnd w:id="98"/>
    </w:p>
    <w:p w14:paraId="02E43352" w14:textId="77777777" w:rsidR="00304AE4" w:rsidRPr="00A10CFB" w:rsidRDefault="00304AE4" w:rsidP="00BB5248">
      <w:pPr>
        <w:spacing w:line="360" w:lineRule="auto"/>
        <w:jc w:val="both"/>
        <w:rPr>
          <w:rFonts w:ascii="Times New Roman" w:eastAsiaTheme="majorEastAsia" w:hAnsi="Times New Roman" w:cs="Times New Roman"/>
          <w:b/>
          <w:bCs/>
          <w:sz w:val="48"/>
          <w:szCs w:val="48"/>
        </w:rPr>
      </w:pPr>
      <w:r w:rsidRPr="00A10CFB">
        <w:rPr>
          <w:rFonts w:ascii="Times New Roman" w:hAnsi="Times New Roman" w:cs="Times New Roman"/>
          <w:b/>
          <w:bCs/>
          <w:sz w:val="48"/>
          <w:szCs w:val="48"/>
        </w:rPr>
        <w:br w:type="page"/>
      </w:r>
    </w:p>
    <w:p w14:paraId="2367C805" w14:textId="16F9C633" w:rsidR="00C26343" w:rsidRPr="00A10CFB" w:rsidRDefault="002B77D6" w:rsidP="00BB5248">
      <w:pPr>
        <w:pStyle w:val="Heading2"/>
        <w:numPr>
          <w:ilvl w:val="1"/>
          <w:numId w:val="75"/>
        </w:numPr>
        <w:spacing w:line="360" w:lineRule="auto"/>
        <w:jc w:val="both"/>
        <w:rPr>
          <w:rFonts w:ascii="Times New Roman" w:hAnsi="Times New Roman" w:cs="Times New Roman"/>
          <w:b/>
          <w:bCs/>
          <w:color w:val="auto"/>
          <w:sz w:val="24"/>
          <w:szCs w:val="24"/>
        </w:rPr>
      </w:pPr>
      <w:bookmarkStart w:id="99" w:name="_Toc203932223"/>
      <w:r w:rsidRPr="00A10CFB">
        <w:rPr>
          <w:rFonts w:ascii="Times New Roman" w:hAnsi="Times New Roman" w:cs="Times New Roman"/>
          <w:b/>
          <w:bCs/>
          <w:color w:val="auto"/>
          <w:sz w:val="24"/>
          <w:szCs w:val="24"/>
        </w:rPr>
        <w:lastRenderedPageBreak/>
        <w:t>Front End Development</w:t>
      </w:r>
      <w:bookmarkEnd w:id="99"/>
    </w:p>
    <w:p w14:paraId="4CEC16C9" w14:textId="77777777" w:rsidR="00EC45BA" w:rsidRPr="00A10CFB" w:rsidRDefault="00EC45BA" w:rsidP="00BB5248">
      <w:pPr>
        <w:spacing w:line="360" w:lineRule="auto"/>
        <w:jc w:val="both"/>
        <w:rPr>
          <w:rFonts w:ascii="Times New Roman" w:hAnsi="Times New Roman" w:cs="Times New Roman"/>
        </w:rPr>
      </w:pPr>
      <w:r w:rsidRPr="00A10CFB">
        <w:rPr>
          <w:rFonts w:ascii="Times New Roman" w:hAnsi="Times New Roman" w:cs="Times New Roman"/>
        </w:rPr>
        <w:t>The JobiVerse frontend was designed with a user-first philosophy, prioritizing clarity, accessibility, and responsiveness. Developed using Next.js for server-side rendering and routing, and Tailwind CSS for utility-first styling, the frontend ensures fast performance, intuitive user flows, and seamless integration with backend APIs. A consistent design system and modular component architecture enhance maintainability and scalability.</w:t>
      </w:r>
    </w:p>
    <w:p w14:paraId="397C0798" w14:textId="0178EF44" w:rsidR="00EC45BA" w:rsidRPr="00A10CFB" w:rsidRDefault="00EC45BA" w:rsidP="00BB5248">
      <w:pPr>
        <w:pStyle w:val="Heading3"/>
        <w:numPr>
          <w:ilvl w:val="2"/>
          <w:numId w:val="75"/>
        </w:numPr>
        <w:spacing w:line="360" w:lineRule="auto"/>
        <w:rPr>
          <w:rFonts w:ascii="Times New Roman" w:hAnsi="Times New Roman" w:cs="Times New Roman"/>
          <w:b/>
          <w:bCs/>
          <w:color w:val="auto"/>
          <w:sz w:val="24"/>
          <w:szCs w:val="24"/>
        </w:rPr>
      </w:pPr>
      <w:bookmarkStart w:id="100" w:name="_Toc203932224"/>
      <w:r w:rsidRPr="00A10CFB">
        <w:rPr>
          <w:rFonts w:ascii="Times New Roman" w:hAnsi="Times New Roman" w:cs="Times New Roman"/>
          <w:b/>
          <w:bCs/>
          <w:color w:val="auto"/>
          <w:sz w:val="24"/>
          <w:szCs w:val="24"/>
        </w:rPr>
        <w:t>Core Design Principles</w:t>
      </w:r>
      <w:bookmarkEnd w:id="100"/>
    </w:p>
    <w:p w14:paraId="772C5C78" w14:textId="77777777" w:rsidR="00EC45BA" w:rsidRPr="00A10CFB" w:rsidRDefault="00EC45BA" w:rsidP="00BB5248">
      <w:pPr>
        <w:spacing w:line="360" w:lineRule="auto"/>
        <w:jc w:val="both"/>
        <w:rPr>
          <w:rFonts w:ascii="Times New Roman" w:hAnsi="Times New Roman" w:cs="Times New Roman"/>
        </w:rPr>
      </w:pPr>
      <w:r w:rsidRPr="00A10CFB">
        <w:rPr>
          <w:rFonts w:ascii="Times New Roman" w:hAnsi="Times New Roman" w:cs="Times New Roman"/>
        </w:rPr>
        <w:t>The foundation of JobiVerse's interface rests on three fundamental design principles that collectively ensure an optimal user experience. These principles guide every aspect of the platform's development, from initial wireframing to final implementation, creating a cohesive ecosystem that serves all user types effectively.</w:t>
      </w:r>
    </w:p>
    <w:p w14:paraId="7BE45E34" w14:textId="77777777" w:rsidR="00EC45BA" w:rsidRPr="00A10CFB" w:rsidRDefault="00EC45BA" w:rsidP="00BB5248">
      <w:pPr>
        <w:pStyle w:val="ListParagraph"/>
        <w:numPr>
          <w:ilvl w:val="0"/>
          <w:numId w:val="101"/>
        </w:numPr>
        <w:spacing w:line="360" w:lineRule="auto"/>
        <w:jc w:val="both"/>
        <w:rPr>
          <w:rFonts w:ascii="Times New Roman" w:hAnsi="Times New Roman" w:cs="Times New Roman"/>
          <w:b/>
          <w:bCs/>
        </w:rPr>
      </w:pPr>
      <w:r w:rsidRPr="00A10CFB">
        <w:rPr>
          <w:rFonts w:ascii="Times New Roman" w:hAnsi="Times New Roman" w:cs="Times New Roman"/>
          <w:b/>
          <w:bCs/>
        </w:rPr>
        <w:t xml:space="preserve"> User-Centric Workflows</w:t>
      </w:r>
    </w:p>
    <w:p w14:paraId="02FEDF6A" w14:textId="77777777" w:rsidR="00EC45BA"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rPr>
        <w:t>JobiVerse implements distinct workflow optimizations for each primary user group to maximize efficiency and satisfaction. For job seekers, the platform offers guided resume creation tools that simplify document preparation, coupled with AI-powered job recommendations that surface the most relevant opportunities. Recruiters benefit from specialized interfaces including streamlined job posting forms and intelligent candidate matching systems that reduce hiring time. Administrative users access comprehensive monitoring and moderation tools that maintain platform integrity while requiring minimal technical expertise. Each interface element undergoes rigorous testing to ensure it aligns perfectly with the target user's needs and expectations.</w:t>
      </w:r>
    </w:p>
    <w:p w14:paraId="06CD95FE" w14:textId="77777777" w:rsidR="00EC45BA" w:rsidRPr="00A10CFB" w:rsidRDefault="00EC45BA" w:rsidP="00BB5248">
      <w:pPr>
        <w:pStyle w:val="ListParagraph"/>
        <w:numPr>
          <w:ilvl w:val="0"/>
          <w:numId w:val="101"/>
        </w:numPr>
        <w:spacing w:line="360" w:lineRule="auto"/>
        <w:jc w:val="both"/>
        <w:rPr>
          <w:rFonts w:ascii="Times New Roman" w:hAnsi="Times New Roman" w:cs="Times New Roman"/>
          <w:b/>
          <w:bCs/>
        </w:rPr>
      </w:pPr>
      <w:r w:rsidRPr="00A10CFB">
        <w:rPr>
          <w:rFonts w:ascii="Times New Roman" w:hAnsi="Times New Roman" w:cs="Times New Roman"/>
          <w:b/>
          <w:bCs/>
        </w:rPr>
        <w:t xml:space="preserve"> Responsive Design</w:t>
      </w:r>
    </w:p>
    <w:p w14:paraId="17FFD266" w14:textId="77777777" w:rsidR="00EC45BA" w:rsidRPr="00A10CFB" w:rsidRDefault="00EC45BA" w:rsidP="00BB5248">
      <w:pPr>
        <w:spacing w:line="360" w:lineRule="auto"/>
        <w:jc w:val="both"/>
        <w:rPr>
          <w:rFonts w:ascii="Times New Roman" w:hAnsi="Times New Roman" w:cs="Times New Roman"/>
        </w:rPr>
      </w:pPr>
      <w:r w:rsidRPr="00A10CFB">
        <w:rPr>
          <w:rFonts w:ascii="Times New Roman" w:hAnsi="Times New Roman" w:cs="Times New Roman"/>
        </w:rPr>
        <w:t>The platform's responsive architecture guarantees consistent functionality across all devices and screen sizes. Built on a mobile-first framework using Tailwind CSS, the interface automatically adapts its layout and content presentation based on the viewing environment. This adaptive system prioritizes essential functions on smaller screens while progressively enhancing the experience on larger displays. Touch targets expand for mobile users, typography scales appropriately, and complex data visualizations transform into simplified formats when viewed on constrained displays. These responsive behaviors combine to deliver a seamless experience whether users access JobiVerse from smartphones, tablets, or desktop workstations.</w:t>
      </w:r>
    </w:p>
    <w:p w14:paraId="0AAD71DD" w14:textId="7C5DD1B9" w:rsidR="00AA3C55" w:rsidRPr="00A10CFB" w:rsidRDefault="00AA3C55" w:rsidP="00BB5248">
      <w:pPr>
        <w:pStyle w:val="ListParagraph"/>
        <w:numPr>
          <w:ilvl w:val="0"/>
          <w:numId w:val="101"/>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Performance Optimization</w:t>
      </w:r>
    </w:p>
    <w:p w14:paraId="5E39A5F5" w14:textId="4C6D8894" w:rsidR="00AA3C55" w:rsidRPr="00A10CFB" w:rsidRDefault="00AA3C55" w:rsidP="00BB5248">
      <w:pPr>
        <w:spacing w:line="360" w:lineRule="auto"/>
        <w:jc w:val="both"/>
        <w:rPr>
          <w:rFonts w:ascii="Times New Roman" w:hAnsi="Times New Roman" w:cs="Times New Roman"/>
        </w:rPr>
      </w:pPr>
      <w:r w:rsidRPr="00A10CFB">
        <w:rPr>
          <w:rFonts w:ascii="Times New Roman" w:hAnsi="Times New Roman" w:cs="Times New Roman"/>
        </w:rPr>
        <w:t>JobiVerse incorporates multiple performance-enhancing techniques to ensure rapid loading and smooth interaction. The development team implemented strategic code splitting through Next.js dynamic imports, loading only essential components during initial page visits. Non-critical elements like secondary navigation menus and help sections load asynchronously to prioritize core functionality. Static site generation techniques pre-render frequently accessed pages, while incremental static regeneration keeps content fresh without compromising speed. Media assets undergo compression and format optimization, with WepP replacing traditional JPEGs for images and SVG preferred for icons and illustrations. These optimizations collectively achieve sub-two-second page loads all across all connection speeds, meeting modern user expectations for web application performance.</w:t>
      </w:r>
    </w:p>
    <w:p w14:paraId="7BEEBD66" w14:textId="77777777" w:rsidR="00C5266F" w:rsidRPr="00A10CFB" w:rsidRDefault="00C5266F" w:rsidP="00BB5248">
      <w:pPr>
        <w:spacing w:line="360" w:lineRule="auto"/>
        <w:jc w:val="both"/>
        <w:rPr>
          <w:rFonts w:ascii="Times New Roman" w:hAnsi="Times New Roman" w:cs="Times New Roman"/>
          <w:b/>
          <w:bCs/>
        </w:rPr>
      </w:pPr>
    </w:p>
    <w:p w14:paraId="37182337" w14:textId="77777777" w:rsidR="00C5266F" w:rsidRPr="00A10CFB" w:rsidRDefault="00C5266F" w:rsidP="00BB5248">
      <w:pPr>
        <w:spacing w:line="360" w:lineRule="auto"/>
        <w:jc w:val="both"/>
        <w:rPr>
          <w:rFonts w:ascii="Times New Roman" w:hAnsi="Times New Roman" w:cs="Times New Roman"/>
          <w:b/>
          <w:bCs/>
        </w:rPr>
      </w:pPr>
    </w:p>
    <w:p w14:paraId="41555F21" w14:textId="77777777" w:rsidR="00C5266F" w:rsidRPr="00A10CFB" w:rsidRDefault="00C5266F" w:rsidP="00BB5248">
      <w:pPr>
        <w:spacing w:line="360" w:lineRule="auto"/>
        <w:jc w:val="both"/>
        <w:rPr>
          <w:rFonts w:ascii="Times New Roman" w:hAnsi="Times New Roman" w:cs="Times New Roman"/>
          <w:b/>
          <w:bCs/>
        </w:rPr>
      </w:pPr>
    </w:p>
    <w:p w14:paraId="483AD4D6" w14:textId="77777777" w:rsidR="00C5266F" w:rsidRPr="00A10CFB" w:rsidRDefault="00C5266F" w:rsidP="00BB5248">
      <w:pPr>
        <w:spacing w:line="360" w:lineRule="auto"/>
        <w:jc w:val="both"/>
        <w:rPr>
          <w:rFonts w:ascii="Times New Roman" w:hAnsi="Times New Roman" w:cs="Times New Roman"/>
          <w:b/>
          <w:bCs/>
        </w:rPr>
      </w:pPr>
    </w:p>
    <w:p w14:paraId="74A3BFF7" w14:textId="77777777" w:rsidR="00C5266F" w:rsidRPr="00A10CFB" w:rsidRDefault="00C5266F" w:rsidP="00BB5248">
      <w:pPr>
        <w:spacing w:line="360" w:lineRule="auto"/>
        <w:jc w:val="both"/>
        <w:rPr>
          <w:rFonts w:ascii="Times New Roman" w:hAnsi="Times New Roman" w:cs="Times New Roman"/>
          <w:b/>
          <w:bCs/>
        </w:rPr>
      </w:pPr>
    </w:p>
    <w:p w14:paraId="636A24AC" w14:textId="77777777" w:rsidR="00C5266F" w:rsidRPr="00A10CFB" w:rsidRDefault="00C5266F" w:rsidP="00BB5248">
      <w:pPr>
        <w:spacing w:line="360" w:lineRule="auto"/>
        <w:jc w:val="both"/>
        <w:rPr>
          <w:rFonts w:ascii="Times New Roman" w:hAnsi="Times New Roman" w:cs="Times New Roman"/>
          <w:b/>
          <w:bCs/>
        </w:rPr>
      </w:pPr>
    </w:p>
    <w:p w14:paraId="7C7232CF" w14:textId="77777777" w:rsidR="00C5266F" w:rsidRPr="00A10CFB" w:rsidRDefault="00C5266F" w:rsidP="00BB5248">
      <w:pPr>
        <w:spacing w:line="360" w:lineRule="auto"/>
        <w:jc w:val="both"/>
        <w:rPr>
          <w:rFonts w:ascii="Times New Roman" w:hAnsi="Times New Roman" w:cs="Times New Roman"/>
          <w:b/>
          <w:bCs/>
        </w:rPr>
      </w:pPr>
    </w:p>
    <w:p w14:paraId="569086F9" w14:textId="77777777" w:rsidR="00C5266F" w:rsidRPr="00A10CFB" w:rsidRDefault="00C5266F" w:rsidP="00BB5248">
      <w:pPr>
        <w:spacing w:line="360" w:lineRule="auto"/>
        <w:jc w:val="both"/>
        <w:rPr>
          <w:rFonts w:ascii="Times New Roman" w:hAnsi="Times New Roman" w:cs="Times New Roman"/>
          <w:b/>
          <w:bCs/>
        </w:rPr>
      </w:pPr>
    </w:p>
    <w:p w14:paraId="7EEFACBB" w14:textId="701F4557" w:rsidR="00EC45BA" w:rsidRPr="00A10CFB" w:rsidRDefault="00C5266F" w:rsidP="00BB5248">
      <w:pPr>
        <w:spacing w:line="360" w:lineRule="auto"/>
        <w:jc w:val="both"/>
        <w:rPr>
          <w:rFonts w:ascii="Times New Roman" w:hAnsi="Times New Roman" w:cs="Times New Roman"/>
          <w:b/>
          <w:bCs/>
        </w:rPr>
      </w:pPr>
      <w:r w:rsidRPr="00A10CFB">
        <w:rPr>
          <w:rFonts w:ascii="Times New Roman" w:hAnsi="Times New Roman" w:cs="Times New Roman"/>
          <w:noProof/>
        </w:rPr>
        <w:lastRenderedPageBreak/>
        <w:drawing>
          <wp:anchor distT="0" distB="0" distL="114300" distR="114300" simplePos="0" relativeHeight="251659264" behindDoc="1" locked="0" layoutInCell="1" allowOverlap="1" wp14:anchorId="69ED7658" wp14:editId="6A194D15">
            <wp:simplePos x="0" y="0"/>
            <wp:positionH relativeFrom="margin">
              <wp:align>left</wp:align>
            </wp:positionH>
            <wp:positionV relativeFrom="paragraph">
              <wp:posOffset>214050</wp:posOffset>
            </wp:positionV>
            <wp:extent cx="2632710" cy="7274560"/>
            <wp:effectExtent l="0" t="0" r="0" b="2540"/>
            <wp:wrapThrough wrapText="bothSides">
              <wp:wrapPolygon edited="0">
                <wp:start x="0" y="0"/>
                <wp:lineTo x="0" y="21551"/>
                <wp:lineTo x="21412" y="21551"/>
                <wp:lineTo x="21412" y="0"/>
                <wp:lineTo x="0" y="0"/>
              </wp:wrapPolygon>
            </wp:wrapThrough>
            <wp:docPr id="73331248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12487" name="Picture 2" descr="A screenshot of a computer&#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632710" cy="7274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45BA" w:rsidRPr="00A10CFB">
        <w:rPr>
          <w:rFonts w:ascii="Times New Roman" w:hAnsi="Times New Roman" w:cs="Times New Roman"/>
          <w:noProof/>
        </w:rPr>
        <w:drawing>
          <wp:anchor distT="0" distB="0" distL="114300" distR="114300" simplePos="0" relativeHeight="251661312" behindDoc="1" locked="0" layoutInCell="1" allowOverlap="1" wp14:anchorId="31844267" wp14:editId="54496EFF">
            <wp:simplePos x="0" y="0"/>
            <wp:positionH relativeFrom="column">
              <wp:posOffset>4702598</wp:posOffset>
            </wp:positionH>
            <wp:positionV relativeFrom="paragraph">
              <wp:posOffset>935143</wp:posOffset>
            </wp:positionV>
            <wp:extent cx="1680633" cy="3413415"/>
            <wp:effectExtent l="0" t="0" r="0" b="0"/>
            <wp:wrapTight wrapText="bothSides">
              <wp:wrapPolygon edited="0">
                <wp:start x="1714" y="0"/>
                <wp:lineTo x="0" y="603"/>
                <wp:lineTo x="0" y="20495"/>
                <wp:lineTo x="735" y="21218"/>
                <wp:lineTo x="1714" y="21459"/>
                <wp:lineTo x="19837" y="21459"/>
                <wp:lineTo x="21306" y="20736"/>
                <wp:lineTo x="21306" y="723"/>
                <wp:lineTo x="19837" y="0"/>
                <wp:lineTo x="1714" y="0"/>
              </wp:wrapPolygon>
            </wp:wrapTight>
            <wp:docPr id="35685853" name="Picture 1" descr="A phone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853" name="Picture 1" descr="A phone screen with text on i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0633" cy="3413415"/>
                    </a:xfrm>
                    <a:prstGeom prst="rect">
                      <a:avLst/>
                    </a:prstGeom>
                  </pic:spPr>
                </pic:pic>
              </a:graphicData>
            </a:graphic>
          </wp:anchor>
        </w:drawing>
      </w:r>
    </w:p>
    <w:p w14:paraId="4BC27CD1" w14:textId="171ECD8A" w:rsidR="00EC45BA" w:rsidRPr="00A10CFB" w:rsidRDefault="00EC45BA" w:rsidP="00BB5248">
      <w:pPr>
        <w:spacing w:line="360" w:lineRule="auto"/>
        <w:jc w:val="both"/>
        <w:rPr>
          <w:rFonts w:ascii="Times New Roman" w:hAnsi="Times New Roman" w:cs="Times New Roman"/>
        </w:rPr>
      </w:pPr>
      <w:r w:rsidRPr="00A10CFB">
        <w:rPr>
          <w:rFonts w:ascii="Times New Roman" w:hAnsi="Times New Roman" w:cs="Times New Roman"/>
          <w:b/>
          <w:bCs/>
          <w:noProof/>
        </w:rPr>
        <w:drawing>
          <wp:anchor distT="0" distB="0" distL="114300" distR="114300" simplePos="0" relativeHeight="251662336" behindDoc="0" locked="0" layoutInCell="1" allowOverlap="1" wp14:anchorId="5C889CAE" wp14:editId="7FEFACE7">
            <wp:simplePos x="0" y="0"/>
            <wp:positionH relativeFrom="column">
              <wp:posOffset>2909993</wp:posOffset>
            </wp:positionH>
            <wp:positionV relativeFrom="paragraph">
              <wp:posOffset>3792855</wp:posOffset>
            </wp:positionV>
            <wp:extent cx="1716405" cy="3462655"/>
            <wp:effectExtent l="0" t="0" r="0" b="4445"/>
            <wp:wrapThrough wrapText="bothSides">
              <wp:wrapPolygon edited="0">
                <wp:start x="1918" y="0"/>
                <wp:lineTo x="0" y="475"/>
                <wp:lineTo x="0" y="20321"/>
                <wp:lineTo x="240" y="20915"/>
                <wp:lineTo x="1438" y="21509"/>
                <wp:lineTo x="1678" y="21509"/>
                <wp:lineTo x="19658" y="21509"/>
                <wp:lineTo x="19898" y="21509"/>
                <wp:lineTo x="21097" y="20915"/>
                <wp:lineTo x="21336" y="20439"/>
                <wp:lineTo x="21336" y="832"/>
                <wp:lineTo x="19658" y="0"/>
                <wp:lineTo x="1918" y="0"/>
              </wp:wrapPolygon>
            </wp:wrapThrough>
            <wp:docPr id="1456015232" name="Picture 1"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15232" name="Picture 1" descr="A screen shot of a phone&#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716405" cy="3462655"/>
                    </a:xfrm>
                    <a:prstGeom prst="rect">
                      <a:avLst/>
                    </a:prstGeom>
                  </pic:spPr>
                </pic:pic>
              </a:graphicData>
            </a:graphic>
            <wp14:sizeRelH relativeFrom="margin">
              <wp14:pctWidth>0</wp14:pctWidth>
            </wp14:sizeRelH>
            <wp14:sizeRelV relativeFrom="margin">
              <wp14:pctHeight>0</wp14:pctHeight>
            </wp14:sizeRelV>
          </wp:anchor>
        </w:drawing>
      </w:r>
      <w:r w:rsidRPr="00A10CFB">
        <w:rPr>
          <w:rFonts w:ascii="Times New Roman" w:hAnsi="Times New Roman" w:cs="Times New Roman"/>
          <w:b/>
          <w:bCs/>
          <w:noProof/>
        </w:rPr>
        <w:drawing>
          <wp:anchor distT="0" distB="0" distL="114300" distR="114300" simplePos="0" relativeHeight="251663360" behindDoc="1" locked="0" layoutInCell="1" allowOverlap="1" wp14:anchorId="28C91720" wp14:editId="4588EE2E">
            <wp:simplePos x="0" y="0"/>
            <wp:positionH relativeFrom="column">
              <wp:posOffset>4732655</wp:posOffset>
            </wp:positionH>
            <wp:positionV relativeFrom="paragraph">
              <wp:posOffset>3801745</wp:posOffset>
            </wp:positionV>
            <wp:extent cx="1663700" cy="3356610"/>
            <wp:effectExtent l="0" t="0" r="0" b="0"/>
            <wp:wrapTight wrapText="bothSides">
              <wp:wrapPolygon edited="0">
                <wp:start x="1731" y="0"/>
                <wp:lineTo x="0" y="613"/>
                <wp:lineTo x="0" y="20840"/>
                <wp:lineTo x="1731" y="21453"/>
                <wp:lineTo x="19539" y="21453"/>
                <wp:lineTo x="21270" y="20840"/>
                <wp:lineTo x="21270" y="613"/>
                <wp:lineTo x="19539" y="0"/>
                <wp:lineTo x="1731" y="0"/>
              </wp:wrapPolygon>
            </wp:wrapTight>
            <wp:docPr id="92601591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15919" name="Picture 1" descr="A screenshot of a phone&#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663700" cy="3356610"/>
                    </a:xfrm>
                    <a:prstGeom prst="rect">
                      <a:avLst/>
                    </a:prstGeom>
                  </pic:spPr>
                </pic:pic>
              </a:graphicData>
            </a:graphic>
            <wp14:sizeRelH relativeFrom="margin">
              <wp14:pctWidth>0</wp14:pctWidth>
            </wp14:sizeRelH>
            <wp14:sizeRelV relativeFrom="margin">
              <wp14:pctHeight>0</wp14:pctHeight>
            </wp14:sizeRelV>
          </wp:anchor>
        </w:drawing>
      </w:r>
      <w:r w:rsidRPr="00A10CFB">
        <w:rPr>
          <w:rFonts w:ascii="Times New Roman" w:hAnsi="Times New Roman" w:cs="Times New Roman"/>
          <w:noProof/>
        </w:rPr>
        <w:drawing>
          <wp:anchor distT="0" distB="0" distL="114300" distR="114300" simplePos="0" relativeHeight="251660288" behindDoc="1" locked="0" layoutInCell="1" allowOverlap="1" wp14:anchorId="31264676" wp14:editId="2469D7FD">
            <wp:simplePos x="0" y="0"/>
            <wp:positionH relativeFrom="margin">
              <wp:posOffset>2921000</wp:posOffset>
            </wp:positionH>
            <wp:positionV relativeFrom="paragraph">
              <wp:posOffset>4233</wp:posOffset>
            </wp:positionV>
            <wp:extent cx="1733550" cy="3475355"/>
            <wp:effectExtent l="0" t="0" r="0" b="0"/>
            <wp:wrapTight wrapText="bothSides">
              <wp:wrapPolygon edited="0">
                <wp:start x="0" y="0"/>
                <wp:lineTo x="0" y="21430"/>
                <wp:lineTo x="21363" y="21430"/>
                <wp:lineTo x="21363" y="0"/>
                <wp:lineTo x="0" y="0"/>
              </wp:wrapPolygon>
            </wp:wrapTight>
            <wp:docPr id="1188142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33550" cy="3475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3B3391" w14:textId="346DB757" w:rsidR="00EC45BA" w:rsidRPr="00A10CFB" w:rsidRDefault="00EC45BA" w:rsidP="00BB5248">
      <w:pPr>
        <w:spacing w:line="360" w:lineRule="auto"/>
        <w:jc w:val="both"/>
        <w:rPr>
          <w:rFonts w:ascii="Times New Roman" w:hAnsi="Times New Roman" w:cs="Times New Roman"/>
          <w:b/>
          <w:bCs/>
        </w:rPr>
      </w:pPr>
    </w:p>
    <w:p w14:paraId="38B31F33" w14:textId="4C45DE53" w:rsidR="001E4892" w:rsidRPr="00A10CFB" w:rsidRDefault="001E4892" w:rsidP="00BB5248">
      <w:pPr>
        <w:spacing w:line="360" w:lineRule="auto"/>
        <w:jc w:val="both"/>
        <w:rPr>
          <w:rFonts w:ascii="Times New Roman" w:hAnsi="Times New Roman" w:cs="Times New Roman"/>
          <w:b/>
          <w:bCs/>
        </w:rPr>
      </w:pPr>
    </w:p>
    <w:p w14:paraId="366CEB69" w14:textId="77777777" w:rsidR="00BE275A" w:rsidRPr="00A10CFB" w:rsidRDefault="00BE275A" w:rsidP="00BB5248">
      <w:pPr>
        <w:spacing w:line="360" w:lineRule="auto"/>
        <w:jc w:val="both"/>
        <w:rPr>
          <w:rFonts w:ascii="Times New Roman" w:hAnsi="Times New Roman" w:cs="Times New Roman"/>
          <w:b/>
          <w:bCs/>
        </w:rPr>
      </w:pPr>
    </w:p>
    <w:p w14:paraId="2C4EBDE0" w14:textId="77777777" w:rsidR="00BE275A" w:rsidRPr="00A10CFB" w:rsidRDefault="00BE275A" w:rsidP="00BB5248">
      <w:pPr>
        <w:spacing w:line="360" w:lineRule="auto"/>
        <w:jc w:val="both"/>
        <w:rPr>
          <w:rFonts w:ascii="Times New Roman" w:hAnsi="Times New Roman" w:cs="Times New Roman"/>
          <w:b/>
          <w:bCs/>
        </w:rPr>
      </w:pPr>
    </w:p>
    <w:p w14:paraId="6CD4262F" w14:textId="77777777"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b/>
          <w:bCs/>
        </w:rPr>
        <w:lastRenderedPageBreak/>
        <w:t>Login</w:t>
      </w:r>
    </w:p>
    <w:p w14:paraId="3DD887A8" w14:textId="17058447"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49B05EF9" wp14:editId="0E3865BB">
            <wp:extent cx="5939155" cy="3556000"/>
            <wp:effectExtent l="0" t="0" r="4445" b="6350"/>
            <wp:docPr id="8364213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421320" name="Picture 5"/>
                    <pic:cNvPicPr>
                      <a:picLocks noChangeAspect="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155" cy="3556000"/>
                    </a:xfrm>
                    <a:prstGeom prst="rect">
                      <a:avLst/>
                    </a:prstGeom>
                    <a:noFill/>
                    <a:ln>
                      <a:noFill/>
                    </a:ln>
                  </pic:spPr>
                </pic:pic>
              </a:graphicData>
            </a:graphic>
          </wp:inline>
        </w:drawing>
      </w:r>
    </w:p>
    <w:p w14:paraId="574CF136" w14:textId="0524B8DA" w:rsidR="001E4892"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b/>
          <w:bCs/>
        </w:rPr>
        <w:t>Signup</w:t>
      </w:r>
    </w:p>
    <w:p w14:paraId="50F9E166" w14:textId="119B5596"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0F2F0947" wp14:editId="6EC38D52">
            <wp:extent cx="5939155" cy="3556000"/>
            <wp:effectExtent l="0" t="0" r="4445" b="6350"/>
            <wp:docPr id="1054340915" name="Picture 6"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40915" name="Picture 6" descr="A screenshot of a login form&#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9155" cy="3556000"/>
                    </a:xfrm>
                    <a:prstGeom prst="rect">
                      <a:avLst/>
                    </a:prstGeom>
                    <a:noFill/>
                    <a:ln>
                      <a:noFill/>
                    </a:ln>
                  </pic:spPr>
                </pic:pic>
              </a:graphicData>
            </a:graphic>
          </wp:inline>
        </w:drawing>
      </w:r>
    </w:p>
    <w:p w14:paraId="3A1DE729" w14:textId="77777777" w:rsidR="00BE275A" w:rsidRPr="00A10CFB" w:rsidRDefault="00BE275A" w:rsidP="00BB5248">
      <w:pPr>
        <w:spacing w:line="360" w:lineRule="auto"/>
        <w:jc w:val="both"/>
        <w:rPr>
          <w:rFonts w:ascii="Times New Roman" w:hAnsi="Times New Roman" w:cs="Times New Roman"/>
          <w:b/>
          <w:bCs/>
        </w:rPr>
      </w:pPr>
    </w:p>
    <w:p w14:paraId="7E8BA4A3" w14:textId="21C9D29C" w:rsidR="00C5266F" w:rsidRPr="00A10CFB" w:rsidRDefault="001E4892" w:rsidP="00BB5248">
      <w:pPr>
        <w:spacing w:line="360" w:lineRule="auto"/>
        <w:jc w:val="both"/>
        <w:rPr>
          <w:rFonts w:ascii="Times New Roman" w:hAnsi="Times New Roman" w:cs="Times New Roman"/>
          <w:b/>
          <w:bCs/>
        </w:rPr>
      </w:pPr>
      <w:r w:rsidRPr="00A10CFB">
        <w:rPr>
          <w:rFonts w:ascii="Times New Roman" w:hAnsi="Times New Roman" w:cs="Times New Roman"/>
          <w:b/>
          <w:bCs/>
        </w:rPr>
        <w:t>Email Verification</w:t>
      </w:r>
    </w:p>
    <w:p w14:paraId="517DBAD2" w14:textId="78ACEBFB"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1CE5F0ED" wp14:editId="366B405F">
            <wp:extent cx="5457260" cy="3622431"/>
            <wp:effectExtent l="0" t="0" r="0" b="0"/>
            <wp:docPr id="1246439666" name="Picture 8"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39666" name="Picture 8" descr="A screenshot of a login page&#10;&#10;AI-generated content may be incorrect."/>
                    <pic:cNvPicPr>
                      <a:picLocks noChangeAspect="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67456" cy="3629199"/>
                    </a:xfrm>
                    <a:prstGeom prst="rect">
                      <a:avLst/>
                    </a:prstGeom>
                    <a:noFill/>
                    <a:ln>
                      <a:noFill/>
                    </a:ln>
                  </pic:spPr>
                </pic:pic>
              </a:graphicData>
            </a:graphic>
          </wp:inline>
        </w:drawing>
      </w:r>
    </w:p>
    <w:p w14:paraId="57CFE6B2" w14:textId="66AC3C3C" w:rsidR="00BE275A" w:rsidRPr="00A10CFB" w:rsidRDefault="00EC45BA" w:rsidP="00A02C01">
      <w:pPr>
        <w:spacing w:line="360" w:lineRule="auto"/>
        <w:rPr>
          <w:rFonts w:ascii="Times New Roman" w:hAnsi="Times New Roman" w:cs="Times New Roman"/>
          <w:b/>
          <w:bCs/>
        </w:rPr>
      </w:pPr>
      <w:r w:rsidRPr="00A10CFB">
        <w:rPr>
          <w:rFonts w:ascii="Times New Roman" w:hAnsi="Times New Roman" w:cs="Times New Roman"/>
          <w:b/>
          <w:bCs/>
        </w:rPr>
        <w:t>Password Creation</w:t>
      </w:r>
      <w:r w:rsidR="00A02C01" w:rsidRPr="00A10CFB">
        <w:rPr>
          <w:rFonts w:ascii="Times New Roman" w:hAnsi="Times New Roman" w:cs="Times New Roman"/>
          <w:noProof/>
        </w:rPr>
        <w:drawing>
          <wp:inline distT="0" distB="0" distL="0" distR="0" wp14:anchorId="7448B71F" wp14:editId="6C593C4D">
            <wp:extent cx="4951828" cy="3291161"/>
            <wp:effectExtent l="0" t="0" r="1270" b="5080"/>
            <wp:docPr id="1142230219" name="Picture 3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30219" name="Picture 30" descr="A screenshot of a login screen&#10;&#10;AI-generated content may be incorrect."/>
                    <pic:cNvPicPr>
                      <a:picLocks noChangeAspect="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65734" cy="3300404"/>
                    </a:xfrm>
                    <a:prstGeom prst="rect">
                      <a:avLst/>
                    </a:prstGeom>
                    <a:noFill/>
                    <a:ln>
                      <a:noFill/>
                    </a:ln>
                  </pic:spPr>
                </pic:pic>
              </a:graphicData>
            </a:graphic>
          </wp:inline>
        </w:drawing>
      </w:r>
    </w:p>
    <w:p w14:paraId="2A545245" w14:textId="0B3D8019" w:rsidR="00EC45BA"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b/>
          <w:bCs/>
        </w:rPr>
        <w:lastRenderedPageBreak/>
        <w:t>Candidate Onboarding</w:t>
      </w:r>
    </w:p>
    <w:p w14:paraId="22E42B55" w14:textId="4875DC35"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6C8DBA3D" wp14:editId="5C270D38">
            <wp:extent cx="5943600" cy="3945255"/>
            <wp:effectExtent l="0" t="0" r="0" b="0"/>
            <wp:docPr id="21238007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80071" name="Picture 11" descr="A screenshot of a computer&#10;&#10;AI-generated content may be incorrect."/>
                    <pic:cNvPicPr>
                      <a:picLocks noChangeAspect="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945255"/>
                    </a:xfrm>
                    <a:prstGeom prst="rect">
                      <a:avLst/>
                    </a:prstGeom>
                    <a:noFill/>
                    <a:ln>
                      <a:noFill/>
                    </a:ln>
                  </pic:spPr>
                </pic:pic>
              </a:graphicData>
            </a:graphic>
          </wp:inline>
        </w:drawing>
      </w:r>
    </w:p>
    <w:p w14:paraId="7DFC1851" w14:textId="502D01DB"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69AD064C" wp14:editId="1AEB3121">
            <wp:extent cx="5939155" cy="3556000"/>
            <wp:effectExtent l="0" t="0" r="4445" b="6350"/>
            <wp:docPr id="1798934307" name="Picture 12"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34307" name="Picture 12" descr="A screenshot of a login form&#10;&#10;AI-generated content may be incorrect."/>
                    <pic:cNvPicPr>
                      <a:picLocks noChangeAspect="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39155" cy="3556000"/>
                    </a:xfrm>
                    <a:prstGeom prst="rect">
                      <a:avLst/>
                    </a:prstGeom>
                    <a:noFill/>
                    <a:ln>
                      <a:noFill/>
                    </a:ln>
                  </pic:spPr>
                </pic:pic>
              </a:graphicData>
            </a:graphic>
          </wp:inline>
        </w:drawing>
      </w:r>
    </w:p>
    <w:p w14:paraId="5F64DFE6" w14:textId="680AF5CA"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lastRenderedPageBreak/>
        <w:drawing>
          <wp:inline distT="0" distB="0" distL="0" distR="0" wp14:anchorId="0784379A" wp14:editId="77BCB57A">
            <wp:extent cx="5943600" cy="3945255"/>
            <wp:effectExtent l="0" t="0" r="0" b="0"/>
            <wp:docPr id="865586135"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6135" name="Picture 14" descr="A screenshot of a computer screen&#10;&#10;AI-generated content may be incorrect."/>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43600" cy="3945255"/>
                    </a:xfrm>
                    <a:prstGeom prst="rect">
                      <a:avLst/>
                    </a:prstGeom>
                    <a:noFill/>
                    <a:ln>
                      <a:noFill/>
                    </a:ln>
                  </pic:spPr>
                </pic:pic>
              </a:graphicData>
            </a:graphic>
          </wp:inline>
        </w:drawing>
      </w:r>
    </w:p>
    <w:p w14:paraId="76923289" w14:textId="16F35AC5"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10EE075E" wp14:editId="2753B321">
            <wp:extent cx="5939155" cy="3556000"/>
            <wp:effectExtent l="0" t="0" r="4445" b="6350"/>
            <wp:docPr id="1691510091"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0091" name="Picture 16" descr="A screenshot of a computer&#10;&#10;AI-generated content may be incorrect."/>
                    <pic:cNvPicPr>
                      <a:picLocks noChangeAspect="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39155" cy="3556000"/>
                    </a:xfrm>
                    <a:prstGeom prst="rect">
                      <a:avLst/>
                    </a:prstGeom>
                    <a:noFill/>
                    <a:ln>
                      <a:noFill/>
                    </a:ln>
                  </pic:spPr>
                </pic:pic>
              </a:graphicData>
            </a:graphic>
          </wp:inline>
        </w:drawing>
      </w:r>
    </w:p>
    <w:p w14:paraId="055BA19D" w14:textId="422B0FD6"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lastRenderedPageBreak/>
        <w:drawing>
          <wp:inline distT="0" distB="0" distL="0" distR="0" wp14:anchorId="090B5418" wp14:editId="0BDBCE95">
            <wp:extent cx="5939155" cy="3556000"/>
            <wp:effectExtent l="0" t="0" r="4445" b="6350"/>
            <wp:docPr id="342649553"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49553" name="Picture 18" descr="A screenshot of a computer screen&#10;&#10;AI-generated content may be incorrect."/>
                    <pic:cNvPicPr>
                      <a:picLocks noChangeAspect="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155" cy="3556000"/>
                    </a:xfrm>
                    <a:prstGeom prst="rect">
                      <a:avLst/>
                    </a:prstGeom>
                    <a:noFill/>
                    <a:ln>
                      <a:noFill/>
                    </a:ln>
                  </pic:spPr>
                </pic:pic>
              </a:graphicData>
            </a:graphic>
          </wp:inline>
        </w:drawing>
      </w:r>
    </w:p>
    <w:p w14:paraId="08DC70B0" w14:textId="06B0E0DA"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4AAEB17C" wp14:editId="5568C66B">
            <wp:extent cx="5939155" cy="3556000"/>
            <wp:effectExtent l="0" t="0" r="4445" b="6350"/>
            <wp:docPr id="1569761187"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61187" name="Picture 19" descr="A screenshot of a computer&#10;&#10;AI-generated content may be incorrect."/>
                    <pic:cNvPicPr>
                      <a:picLocks noChangeAspect="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9155" cy="3556000"/>
                    </a:xfrm>
                    <a:prstGeom prst="rect">
                      <a:avLst/>
                    </a:prstGeom>
                    <a:noFill/>
                    <a:ln>
                      <a:noFill/>
                    </a:ln>
                  </pic:spPr>
                </pic:pic>
              </a:graphicData>
            </a:graphic>
          </wp:inline>
        </w:drawing>
      </w:r>
    </w:p>
    <w:p w14:paraId="640DABFB" w14:textId="1E236CCA"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lastRenderedPageBreak/>
        <w:drawing>
          <wp:inline distT="0" distB="0" distL="0" distR="0" wp14:anchorId="50114ABD" wp14:editId="7148EDBE">
            <wp:extent cx="5613009" cy="3360724"/>
            <wp:effectExtent l="0" t="0" r="6985" b="0"/>
            <wp:docPr id="1050835273"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35273" name="Picture 20" descr="A screenshot of a computer&#10;&#10;AI-generated content may be incorrect."/>
                    <pic:cNvPicPr>
                      <a:picLocks noChangeAspect="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616792" cy="3362989"/>
                    </a:xfrm>
                    <a:prstGeom prst="rect">
                      <a:avLst/>
                    </a:prstGeom>
                    <a:noFill/>
                    <a:ln>
                      <a:noFill/>
                    </a:ln>
                  </pic:spPr>
                </pic:pic>
              </a:graphicData>
            </a:graphic>
          </wp:inline>
        </w:drawing>
      </w:r>
    </w:p>
    <w:p w14:paraId="15F135D8" w14:textId="084BC6C0" w:rsidR="00EC45BA"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b/>
          <w:bCs/>
        </w:rPr>
        <w:t>Dashboard</w:t>
      </w:r>
    </w:p>
    <w:p w14:paraId="1EC29921" w14:textId="724812A0"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51FF75F1" wp14:editId="666A4405">
            <wp:extent cx="5549900" cy="4225925"/>
            <wp:effectExtent l="0" t="0" r="0" b="3175"/>
            <wp:docPr id="2122360998"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360998" name="Picture 21" descr="A screenshot of a computer&#10;&#10;AI-generated content may be incorrect."/>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49900" cy="4225925"/>
                    </a:xfrm>
                    <a:prstGeom prst="rect">
                      <a:avLst/>
                    </a:prstGeom>
                    <a:noFill/>
                    <a:ln>
                      <a:noFill/>
                    </a:ln>
                  </pic:spPr>
                </pic:pic>
              </a:graphicData>
            </a:graphic>
          </wp:inline>
        </w:drawing>
      </w:r>
    </w:p>
    <w:p w14:paraId="06548BAC" w14:textId="5167E3B9" w:rsidR="00EC45BA"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b/>
          <w:bCs/>
        </w:rPr>
        <w:lastRenderedPageBreak/>
        <w:t>Job Listings</w:t>
      </w:r>
    </w:p>
    <w:p w14:paraId="12246185" w14:textId="11556AF8"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14F57860" wp14:editId="6A58A998">
            <wp:extent cx="5943600" cy="7853045"/>
            <wp:effectExtent l="0" t="0" r="0" b="0"/>
            <wp:docPr id="703297375" name="Picture 2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297375" name="Picture 22" descr="A screenshot of a chat&#10;&#10;AI-generated content may be incorrect."/>
                    <pic:cNvPicPr>
                      <a:picLocks noChangeAspect="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7853045"/>
                    </a:xfrm>
                    <a:prstGeom prst="rect">
                      <a:avLst/>
                    </a:prstGeom>
                    <a:noFill/>
                    <a:ln>
                      <a:noFill/>
                    </a:ln>
                  </pic:spPr>
                </pic:pic>
              </a:graphicData>
            </a:graphic>
          </wp:inline>
        </w:drawing>
      </w:r>
    </w:p>
    <w:p w14:paraId="22C9431D" w14:textId="77777777" w:rsidR="00A02C01" w:rsidRDefault="00A02C01" w:rsidP="00BB5248">
      <w:pPr>
        <w:spacing w:line="360" w:lineRule="auto"/>
        <w:jc w:val="both"/>
        <w:rPr>
          <w:rFonts w:ascii="Times New Roman" w:hAnsi="Times New Roman" w:cs="Times New Roman"/>
          <w:b/>
          <w:bCs/>
        </w:rPr>
      </w:pPr>
    </w:p>
    <w:p w14:paraId="48B1298D" w14:textId="0331A666" w:rsidR="00EC45BA"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b/>
          <w:bCs/>
        </w:rPr>
        <w:t>Job Details</w:t>
      </w:r>
    </w:p>
    <w:p w14:paraId="4CEC17C0" w14:textId="693C3D81"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41E19B47" wp14:editId="54B92C2D">
            <wp:extent cx="4790049" cy="3387835"/>
            <wp:effectExtent l="0" t="0" r="0" b="3175"/>
            <wp:docPr id="2087754703"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754703" name="Picture 24" descr="A screenshot of a computer&#10;&#10;AI-generated content may be incorrect."/>
                    <pic:cNvPicPr>
                      <a:picLocks noChangeAspect="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831450" cy="3417117"/>
                    </a:xfrm>
                    <a:prstGeom prst="rect">
                      <a:avLst/>
                    </a:prstGeom>
                    <a:noFill/>
                    <a:ln>
                      <a:noFill/>
                    </a:ln>
                  </pic:spPr>
                </pic:pic>
              </a:graphicData>
            </a:graphic>
          </wp:inline>
        </w:drawing>
      </w:r>
    </w:p>
    <w:p w14:paraId="5F508F16" w14:textId="65111EF9" w:rsidR="00A02C01"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anchor distT="0" distB="0" distL="114300" distR="114300" simplePos="0" relativeHeight="251664384" behindDoc="0" locked="0" layoutInCell="1" allowOverlap="1" wp14:anchorId="533751DF" wp14:editId="75FC7607">
            <wp:simplePos x="0" y="0"/>
            <wp:positionH relativeFrom="margin">
              <wp:align>left</wp:align>
            </wp:positionH>
            <wp:positionV relativeFrom="page">
              <wp:posOffset>5434477</wp:posOffset>
            </wp:positionV>
            <wp:extent cx="5740400" cy="4370705"/>
            <wp:effectExtent l="0" t="0" r="0" b="0"/>
            <wp:wrapSquare wrapText="bothSides"/>
            <wp:docPr id="439777680"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77680" name="Picture 25" descr="A screenshot of a computer&#10;&#10;AI-generated content may be incorrect."/>
                    <pic:cNvPicPr>
                      <a:picLocks noChangeAspect="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40400" cy="4370705"/>
                    </a:xfrm>
                    <a:prstGeom prst="rect">
                      <a:avLst/>
                    </a:prstGeom>
                    <a:noFill/>
                    <a:ln>
                      <a:noFill/>
                    </a:ln>
                  </pic:spPr>
                </pic:pic>
              </a:graphicData>
            </a:graphic>
          </wp:anchor>
        </w:drawing>
      </w:r>
      <w:r w:rsidR="00EC45BA" w:rsidRPr="00A10CFB">
        <w:rPr>
          <w:rFonts w:ascii="Times New Roman" w:hAnsi="Times New Roman" w:cs="Times New Roman"/>
          <w:b/>
          <w:bCs/>
        </w:rPr>
        <w:t>Application</w:t>
      </w:r>
      <w:r w:rsidR="00C17B02" w:rsidRPr="00A10CFB">
        <w:rPr>
          <w:rFonts w:ascii="Times New Roman" w:hAnsi="Times New Roman" w:cs="Times New Roman"/>
          <w:b/>
          <w:bCs/>
        </w:rPr>
        <w:t xml:space="preserve"> </w:t>
      </w:r>
      <w:r w:rsidR="00EC45BA" w:rsidRPr="00A10CFB">
        <w:rPr>
          <w:rFonts w:ascii="Times New Roman" w:hAnsi="Times New Roman" w:cs="Times New Roman"/>
          <w:b/>
          <w:bCs/>
        </w:rPr>
        <w:t>Manager</w:t>
      </w:r>
    </w:p>
    <w:p w14:paraId="513775C2" w14:textId="358BA83F" w:rsidR="00EC45BA" w:rsidRPr="00A10CFB" w:rsidRDefault="00EC45BA" w:rsidP="00BB5248">
      <w:pPr>
        <w:spacing w:line="360" w:lineRule="auto"/>
        <w:jc w:val="both"/>
        <w:rPr>
          <w:rFonts w:ascii="Times New Roman" w:hAnsi="Times New Roman" w:cs="Times New Roman"/>
          <w:b/>
          <w:bCs/>
        </w:rPr>
      </w:pPr>
      <w:r w:rsidRPr="00A10CFB">
        <w:rPr>
          <w:rFonts w:ascii="Times New Roman" w:hAnsi="Times New Roman" w:cs="Times New Roman"/>
          <w:b/>
          <w:bCs/>
        </w:rPr>
        <w:lastRenderedPageBreak/>
        <w:t>Saved Jobs</w:t>
      </w:r>
    </w:p>
    <w:p w14:paraId="4663978D" w14:textId="36ECD95B" w:rsidR="00BE275A" w:rsidRPr="00A10CFB" w:rsidRDefault="00BE275A" w:rsidP="00BB5248">
      <w:pPr>
        <w:spacing w:line="360" w:lineRule="auto"/>
        <w:jc w:val="both"/>
        <w:rPr>
          <w:rFonts w:ascii="Times New Roman" w:hAnsi="Times New Roman" w:cs="Times New Roman"/>
          <w:b/>
          <w:bCs/>
        </w:rPr>
      </w:pPr>
      <w:r w:rsidRPr="00A10CFB">
        <w:rPr>
          <w:rFonts w:ascii="Times New Roman" w:hAnsi="Times New Roman" w:cs="Times New Roman"/>
          <w:noProof/>
        </w:rPr>
        <w:drawing>
          <wp:inline distT="0" distB="0" distL="0" distR="0" wp14:anchorId="375B42D6" wp14:editId="431FF039">
            <wp:extent cx="5867400" cy="6765290"/>
            <wp:effectExtent l="0" t="0" r="0" b="0"/>
            <wp:docPr id="11911976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7689" name="Picture 26"/>
                    <pic:cNvPicPr>
                      <a:picLocks noChangeAspect="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867400" cy="6765290"/>
                    </a:xfrm>
                    <a:prstGeom prst="rect">
                      <a:avLst/>
                    </a:prstGeom>
                    <a:noFill/>
                    <a:ln>
                      <a:noFill/>
                    </a:ln>
                  </pic:spPr>
                </pic:pic>
              </a:graphicData>
            </a:graphic>
          </wp:inline>
        </w:drawing>
      </w:r>
    </w:p>
    <w:p w14:paraId="1396DE8A" w14:textId="77777777" w:rsidR="00BE275A" w:rsidRPr="00A10CFB" w:rsidRDefault="00BE275A" w:rsidP="00BB5248">
      <w:pPr>
        <w:spacing w:line="360" w:lineRule="auto"/>
        <w:jc w:val="both"/>
        <w:rPr>
          <w:rFonts w:ascii="Times New Roman" w:hAnsi="Times New Roman" w:cs="Times New Roman"/>
          <w:b/>
          <w:bCs/>
        </w:rPr>
      </w:pPr>
    </w:p>
    <w:p w14:paraId="50245BEC" w14:textId="77777777" w:rsidR="00BE275A" w:rsidRPr="00A10CFB" w:rsidRDefault="00BE275A" w:rsidP="00BB5248">
      <w:pPr>
        <w:spacing w:line="360" w:lineRule="auto"/>
        <w:jc w:val="both"/>
        <w:rPr>
          <w:rFonts w:ascii="Times New Roman" w:hAnsi="Times New Roman" w:cs="Times New Roman"/>
          <w:b/>
          <w:bCs/>
        </w:rPr>
      </w:pPr>
    </w:p>
    <w:p w14:paraId="4B6EB3E1" w14:textId="77777777" w:rsidR="00BE275A" w:rsidRDefault="00BE275A" w:rsidP="00BB5248">
      <w:pPr>
        <w:spacing w:line="360" w:lineRule="auto"/>
        <w:jc w:val="both"/>
        <w:rPr>
          <w:rFonts w:ascii="Times New Roman" w:hAnsi="Times New Roman" w:cs="Times New Roman"/>
          <w:b/>
          <w:bCs/>
        </w:rPr>
      </w:pPr>
    </w:p>
    <w:p w14:paraId="0B5A2BB2" w14:textId="77777777" w:rsidR="00A02C01" w:rsidRPr="00A10CFB" w:rsidRDefault="00A02C01" w:rsidP="00BB5248">
      <w:pPr>
        <w:spacing w:line="360" w:lineRule="auto"/>
        <w:jc w:val="both"/>
        <w:rPr>
          <w:rFonts w:ascii="Times New Roman" w:hAnsi="Times New Roman" w:cs="Times New Roman"/>
          <w:b/>
          <w:bCs/>
        </w:rPr>
      </w:pPr>
    </w:p>
    <w:p w14:paraId="57AD618D" w14:textId="0E5BBCB8" w:rsidR="00EC45BA" w:rsidRPr="00A10CFB" w:rsidRDefault="00EC45BA" w:rsidP="00BB5248">
      <w:pPr>
        <w:spacing w:line="360" w:lineRule="auto"/>
        <w:rPr>
          <w:rFonts w:ascii="Times New Roman" w:hAnsi="Times New Roman" w:cs="Times New Roman"/>
          <w:b/>
          <w:bCs/>
        </w:rPr>
      </w:pPr>
      <w:r w:rsidRPr="00A10CFB">
        <w:rPr>
          <w:rFonts w:ascii="Times New Roman" w:hAnsi="Times New Roman" w:cs="Times New Roman"/>
          <w:b/>
          <w:bCs/>
        </w:rPr>
        <w:t>Resume Upload</w:t>
      </w:r>
    </w:p>
    <w:p w14:paraId="637A7065" w14:textId="7700FA8B" w:rsidR="00BE275A" w:rsidRPr="00A10CFB" w:rsidRDefault="00BE275A" w:rsidP="00BB5248">
      <w:pPr>
        <w:spacing w:line="360" w:lineRule="auto"/>
        <w:rPr>
          <w:rFonts w:ascii="Times New Roman" w:hAnsi="Times New Roman" w:cs="Times New Roman"/>
          <w:b/>
          <w:bCs/>
        </w:rPr>
      </w:pPr>
      <w:r w:rsidRPr="00A10CFB">
        <w:rPr>
          <w:rFonts w:ascii="Times New Roman" w:hAnsi="Times New Roman" w:cs="Times New Roman"/>
          <w:noProof/>
        </w:rPr>
        <w:drawing>
          <wp:inline distT="0" distB="0" distL="0" distR="0" wp14:anchorId="7B98A3FF" wp14:editId="02A102FE">
            <wp:extent cx="5943600" cy="4226560"/>
            <wp:effectExtent l="0" t="0" r="0" b="2540"/>
            <wp:docPr id="919715420" name="Picture 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15420" name="Picture 28" descr="A screenshot of a computer&#10;&#10;AI-generated content may be incorrect."/>
                    <pic:cNvPicPr>
                      <a:picLocks noChangeAspect="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43600" cy="4226560"/>
                    </a:xfrm>
                    <a:prstGeom prst="rect">
                      <a:avLst/>
                    </a:prstGeom>
                    <a:noFill/>
                    <a:ln>
                      <a:noFill/>
                    </a:ln>
                  </pic:spPr>
                </pic:pic>
              </a:graphicData>
            </a:graphic>
          </wp:inline>
        </w:drawing>
      </w:r>
    </w:p>
    <w:p w14:paraId="41E6C3A3" w14:textId="22D4EE89" w:rsidR="00EC45BA" w:rsidRPr="00A10CFB" w:rsidRDefault="00F41DF6" w:rsidP="00BB5248">
      <w:pPr>
        <w:pStyle w:val="Heading2"/>
        <w:numPr>
          <w:ilvl w:val="1"/>
          <w:numId w:val="75"/>
        </w:numPr>
        <w:spacing w:line="360" w:lineRule="auto"/>
        <w:rPr>
          <w:rFonts w:ascii="Times New Roman" w:hAnsi="Times New Roman" w:cs="Times New Roman"/>
          <w:b/>
          <w:bCs/>
          <w:color w:val="auto"/>
          <w:sz w:val="24"/>
          <w:szCs w:val="24"/>
        </w:rPr>
      </w:pPr>
      <w:bookmarkStart w:id="101" w:name="_Toc203932225"/>
      <w:r w:rsidRPr="00A10CFB">
        <w:rPr>
          <w:rFonts w:ascii="Times New Roman" w:hAnsi="Times New Roman" w:cs="Times New Roman"/>
          <w:b/>
          <w:bCs/>
          <w:color w:val="auto"/>
          <w:sz w:val="24"/>
          <w:szCs w:val="24"/>
        </w:rPr>
        <w:t>Backend Implementation</w:t>
      </w:r>
      <w:bookmarkEnd w:id="101"/>
    </w:p>
    <w:p w14:paraId="07B502B0" w14:textId="6751F60C" w:rsidR="00F41DF6" w:rsidRPr="00A10CFB" w:rsidRDefault="00F41DF6" w:rsidP="00BB5248">
      <w:pPr>
        <w:spacing w:line="360" w:lineRule="auto"/>
        <w:rPr>
          <w:rFonts w:ascii="Times New Roman" w:hAnsi="Times New Roman" w:cs="Times New Roman"/>
        </w:rPr>
      </w:pPr>
      <w:r w:rsidRPr="00A10CFB">
        <w:rPr>
          <w:rFonts w:ascii="Times New Roman" w:hAnsi="Times New Roman" w:cs="Times New Roman"/>
        </w:rPr>
        <w:t>JobiVerse backend consists of a scalable, secure and efficient solution that will carry out the main logic and the APIs to all the features that will run the platform. It has been built fully on Next.js (App Router with Server Components and API routes) and utilizes both server-side rendering and APIs to implement such functionalities as authentication, profile management, resume actions, and job management as well as communication between recruiters and candidates. The backend is closely connected with the MongoDB, an effective NoSQL database, which stores the data as a collection and document, allowing the flexibility in different user roles, multidimensional data structures.</w:t>
      </w:r>
    </w:p>
    <w:p w14:paraId="21E92CDE" w14:textId="77777777" w:rsidR="00F41DF6" w:rsidRDefault="00F41DF6" w:rsidP="00BB5248">
      <w:pPr>
        <w:spacing w:line="360" w:lineRule="auto"/>
        <w:rPr>
          <w:rFonts w:ascii="Times New Roman" w:hAnsi="Times New Roman" w:cs="Times New Roman"/>
        </w:rPr>
      </w:pPr>
    </w:p>
    <w:p w14:paraId="6821AAE7" w14:textId="77777777" w:rsidR="00A02C01" w:rsidRDefault="00A02C01" w:rsidP="00BB5248">
      <w:pPr>
        <w:spacing w:line="360" w:lineRule="auto"/>
        <w:rPr>
          <w:rFonts w:ascii="Times New Roman" w:hAnsi="Times New Roman" w:cs="Times New Roman"/>
        </w:rPr>
      </w:pPr>
    </w:p>
    <w:p w14:paraId="7BBD453B" w14:textId="77777777" w:rsidR="00A02C01" w:rsidRPr="00A10CFB" w:rsidRDefault="00A02C01" w:rsidP="00BB5248">
      <w:pPr>
        <w:spacing w:line="360" w:lineRule="auto"/>
        <w:rPr>
          <w:rFonts w:ascii="Times New Roman" w:hAnsi="Times New Roman" w:cs="Times New Roman"/>
        </w:rPr>
      </w:pPr>
    </w:p>
    <w:p w14:paraId="6B06D48C" w14:textId="77777777" w:rsidR="00F41DF6" w:rsidRPr="00A10CFB" w:rsidRDefault="00F41DF6" w:rsidP="00BB5248">
      <w:pPr>
        <w:spacing w:line="360" w:lineRule="auto"/>
        <w:rPr>
          <w:rFonts w:ascii="Times New Roman" w:hAnsi="Times New Roman" w:cs="Times New Roman"/>
        </w:rPr>
      </w:pPr>
    </w:p>
    <w:p w14:paraId="54FC7528" w14:textId="48B44D98" w:rsidR="00F41DF6" w:rsidRPr="00A10CFB" w:rsidRDefault="00F41DF6" w:rsidP="00BB5248">
      <w:pPr>
        <w:spacing w:line="360" w:lineRule="auto"/>
        <w:rPr>
          <w:rFonts w:ascii="Times New Roman" w:hAnsi="Times New Roman" w:cs="Times New Roman"/>
          <w:b/>
          <w:bCs/>
        </w:rPr>
      </w:pPr>
      <w:r w:rsidRPr="00A10CFB">
        <w:rPr>
          <w:rFonts w:ascii="Times New Roman" w:hAnsi="Times New Roman" w:cs="Times New Roman"/>
          <w:b/>
          <w:bCs/>
        </w:rPr>
        <w:t>Database Architecture</w:t>
      </w:r>
    </w:p>
    <w:p w14:paraId="7D9AAF9B" w14:textId="0014F82C" w:rsidR="00F41DF6" w:rsidRPr="00A10CFB" w:rsidRDefault="00F41DF6" w:rsidP="00BB5248">
      <w:pPr>
        <w:spacing w:line="360" w:lineRule="auto"/>
        <w:rPr>
          <w:rFonts w:ascii="Times New Roman" w:hAnsi="Times New Roman" w:cs="Times New Roman"/>
        </w:rPr>
      </w:pPr>
      <w:r w:rsidRPr="00A10CFB">
        <w:rPr>
          <w:rFonts w:ascii="Times New Roman" w:hAnsi="Times New Roman" w:cs="Times New Roman"/>
        </w:rPr>
        <w:t xml:space="preserve">MongoDB is used as the primary database system. Unlike traditional relational databases, MongoDB uses </w:t>
      </w:r>
      <w:r w:rsidRPr="00A10CFB">
        <w:rPr>
          <w:rFonts w:ascii="Times New Roman" w:hAnsi="Times New Roman" w:cs="Times New Roman"/>
          <w:b/>
          <w:bCs/>
        </w:rPr>
        <w:t>collections</w:t>
      </w:r>
      <w:r w:rsidRPr="00A10CFB">
        <w:rPr>
          <w:rFonts w:ascii="Times New Roman" w:hAnsi="Times New Roman" w:cs="Times New Roman"/>
        </w:rPr>
        <w:t xml:space="preserve"> (similar to tables) to store groups of </w:t>
      </w:r>
      <w:r w:rsidRPr="00A10CFB">
        <w:rPr>
          <w:rFonts w:ascii="Times New Roman" w:hAnsi="Times New Roman" w:cs="Times New Roman"/>
          <w:b/>
          <w:bCs/>
        </w:rPr>
        <w:t>documents</w:t>
      </w:r>
      <w:r w:rsidRPr="00A10CFB">
        <w:rPr>
          <w:rFonts w:ascii="Times New Roman" w:hAnsi="Times New Roman" w:cs="Times New Roman"/>
        </w:rPr>
        <w:t xml:space="preserve"> (equivalent to rows). Each document is a JSON-like object that allows for nested, flexible data structures.</w:t>
      </w:r>
    </w:p>
    <w:p w14:paraId="724EC525" w14:textId="77777777" w:rsidR="00F41DF6" w:rsidRPr="00A10CFB" w:rsidRDefault="00F41DF6" w:rsidP="00BB5248">
      <w:pPr>
        <w:spacing w:line="360" w:lineRule="auto"/>
        <w:rPr>
          <w:rFonts w:ascii="Times New Roman" w:hAnsi="Times New Roman" w:cs="Times New Roman"/>
        </w:rPr>
      </w:pPr>
      <w:r w:rsidRPr="00A10CFB">
        <w:rPr>
          <w:rFonts w:ascii="Times New Roman" w:hAnsi="Times New Roman" w:cs="Times New Roman"/>
        </w:rPr>
        <w:t>The following are the core collections in the JobiVerse system:</w:t>
      </w:r>
    </w:p>
    <w:tbl>
      <w:tblPr>
        <w:tblStyle w:val="TableGrid"/>
        <w:tblW w:w="0" w:type="auto"/>
        <w:tblLook w:val="04A0" w:firstRow="1" w:lastRow="0" w:firstColumn="1" w:lastColumn="0" w:noHBand="0" w:noVBand="1"/>
      </w:tblPr>
      <w:tblGrid>
        <w:gridCol w:w="2785"/>
        <w:gridCol w:w="6565"/>
      </w:tblGrid>
      <w:tr w:rsidR="00F41DF6" w:rsidRPr="00A10CFB" w14:paraId="78CBF454" w14:textId="77777777" w:rsidTr="002D42DE">
        <w:tc>
          <w:tcPr>
            <w:tcW w:w="2785" w:type="dxa"/>
          </w:tcPr>
          <w:p w14:paraId="2F783225" w14:textId="5B56879B" w:rsidR="00F41DF6" w:rsidRPr="00A10CFB" w:rsidRDefault="008779EA" w:rsidP="00BB5248">
            <w:pPr>
              <w:spacing w:line="360" w:lineRule="auto"/>
              <w:jc w:val="both"/>
              <w:rPr>
                <w:rFonts w:ascii="Times New Roman" w:hAnsi="Times New Roman" w:cs="Times New Roman"/>
                <w:b/>
                <w:bCs/>
              </w:rPr>
            </w:pPr>
            <w:r w:rsidRPr="00A10CFB">
              <w:rPr>
                <w:rFonts w:ascii="Times New Roman" w:hAnsi="Times New Roman" w:cs="Times New Roman"/>
                <w:b/>
                <w:bCs/>
              </w:rPr>
              <w:t>Collection</w:t>
            </w:r>
          </w:p>
        </w:tc>
        <w:tc>
          <w:tcPr>
            <w:tcW w:w="6565" w:type="dxa"/>
          </w:tcPr>
          <w:p w14:paraId="3128798D"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Detail</w:t>
            </w:r>
          </w:p>
        </w:tc>
      </w:tr>
      <w:tr w:rsidR="00F41DF6" w:rsidRPr="00A10CFB" w14:paraId="5EE62757" w14:textId="77777777" w:rsidTr="002D42DE">
        <w:tc>
          <w:tcPr>
            <w:tcW w:w="2785" w:type="dxa"/>
          </w:tcPr>
          <w:p w14:paraId="4369401D"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Auth</w:t>
            </w:r>
          </w:p>
        </w:tc>
        <w:tc>
          <w:tcPr>
            <w:tcW w:w="6565" w:type="dxa"/>
          </w:tcPr>
          <w:p w14:paraId="37CD6D48"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This is a central authentication table. Each user is first registered herewith secure credentials and designated role.</w:t>
            </w:r>
          </w:p>
        </w:tc>
      </w:tr>
      <w:tr w:rsidR="00F41DF6" w:rsidRPr="00A10CFB" w14:paraId="115A19FC" w14:textId="77777777" w:rsidTr="002D42DE">
        <w:tc>
          <w:tcPr>
            <w:tcW w:w="2785" w:type="dxa"/>
          </w:tcPr>
          <w:p w14:paraId="3E8019AF"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Candidate &amp; Recruiter</w:t>
            </w:r>
          </w:p>
        </w:tc>
        <w:tc>
          <w:tcPr>
            <w:tcW w:w="6565" w:type="dxa"/>
          </w:tcPr>
          <w:p w14:paraId="536629B0"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These two entities extend from Auth table via one-on-one relation. This stores information related to candidates and recruiters.</w:t>
            </w:r>
          </w:p>
        </w:tc>
      </w:tr>
      <w:tr w:rsidR="00F41DF6" w:rsidRPr="00A10CFB" w14:paraId="73EC4082" w14:textId="77777777" w:rsidTr="002D42DE">
        <w:tc>
          <w:tcPr>
            <w:tcW w:w="2785" w:type="dxa"/>
          </w:tcPr>
          <w:p w14:paraId="48A3923E"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Resume</w:t>
            </w:r>
          </w:p>
        </w:tc>
        <w:tc>
          <w:tcPr>
            <w:tcW w:w="6565" w:type="dxa"/>
          </w:tcPr>
          <w:p w14:paraId="462E291E"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Candidates can upload multiple resumes. Each record stores the file link, format, and is tied to the candidate’s profile.</w:t>
            </w:r>
          </w:p>
        </w:tc>
      </w:tr>
      <w:tr w:rsidR="00F41DF6" w:rsidRPr="00A10CFB" w14:paraId="62D78FAA" w14:textId="77777777" w:rsidTr="002D42DE">
        <w:tc>
          <w:tcPr>
            <w:tcW w:w="2785" w:type="dxa"/>
          </w:tcPr>
          <w:p w14:paraId="4973A88C"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JobPost</w:t>
            </w:r>
          </w:p>
        </w:tc>
        <w:tc>
          <w:tcPr>
            <w:tcW w:w="6565" w:type="dxa"/>
          </w:tcPr>
          <w:p w14:paraId="7515DD4B"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Recruiters can create multiple job postings. Details of each jon posting is stored here.</w:t>
            </w:r>
          </w:p>
        </w:tc>
      </w:tr>
      <w:tr w:rsidR="00F41DF6" w:rsidRPr="00A10CFB" w14:paraId="4C6D1092" w14:textId="77777777" w:rsidTr="002D42DE">
        <w:tc>
          <w:tcPr>
            <w:tcW w:w="2785" w:type="dxa"/>
          </w:tcPr>
          <w:p w14:paraId="02AF4BB2"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Application</w:t>
            </w:r>
          </w:p>
        </w:tc>
        <w:tc>
          <w:tcPr>
            <w:tcW w:w="6565" w:type="dxa"/>
          </w:tcPr>
          <w:p w14:paraId="19F7A476"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This entity tracks the candidate’s application.</w:t>
            </w:r>
          </w:p>
        </w:tc>
      </w:tr>
      <w:tr w:rsidR="00F41DF6" w:rsidRPr="00A10CFB" w14:paraId="60116EB8" w14:textId="77777777" w:rsidTr="002D42DE">
        <w:tc>
          <w:tcPr>
            <w:tcW w:w="2785" w:type="dxa"/>
          </w:tcPr>
          <w:p w14:paraId="0F218962"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Interview</w:t>
            </w:r>
          </w:p>
        </w:tc>
        <w:tc>
          <w:tcPr>
            <w:tcW w:w="6565" w:type="dxa"/>
          </w:tcPr>
          <w:p w14:paraId="14A02E00"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Once shortlisted, the recruiter schedules an interview. Interview data is stored here.</w:t>
            </w:r>
          </w:p>
        </w:tc>
      </w:tr>
      <w:tr w:rsidR="00F41DF6" w:rsidRPr="00A10CFB" w14:paraId="5F57892D" w14:textId="77777777" w:rsidTr="002D42DE">
        <w:tc>
          <w:tcPr>
            <w:tcW w:w="2785" w:type="dxa"/>
          </w:tcPr>
          <w:p w14:paraId="17D175F1" w14:textId="77777777" w:rsidR="00F41DF6" w:rsidRPr="00A10CFB" w:rsidRDefault="00F41DF6" w:rsidP="00BB5248">
            <w:pPr>
              <w:spacing w:line="360" w:lineRule="auto"/>
              <w:jc w:val="both"/>
              <w:rPr>
                <w:rFonts w:ascii="Times New Roman" w:hAnsi="Times New Roman" w:cs="Times New Roman"/>
                <w:b/>
                <w:bCs/>
              </w:rPr>
            </w:pPr>
            <w:r w:rsidRPr="00A10CFB">
              <w:rPr>
                <w:rFonts w:ascii="Times New Roman" w:hAnsi="Times New Roman" w:cs="Times New Roman"/>
                <w:b/>
                <w:bCs/>
              </w:rPr>
              <w:t>Chat &amp; Message</w:t>
            </w:r>
          </w:p>
        </w:tc>
        <w:tc>
          <w:tcPr>
            <w:tcW w:w="6565" w:type="dxa"/>
          </w:tcPr>
          <w:p w14:paraId="59A66402" w14:textId="77777777" w:rsidR="00F41DF6" w:rsidRPr="00A10CFB" w:rsidRDefault="00F41DF6" w:rsidP="00BB5248">
            <w:pPr>
              <w:spacing w:line="360" w:lineRule="auto"/>
              <w:jc w:val="both"/>
              <w:rPr>
                <w:rFonts w:ascii="Times New Roman" w:hAnsi="Times New Roman" w:cs="Times New Roman"/>
              </w:rPr>
            </w:pPr>
            <w:r w:rsidRPr="00A10CFB">
              <w:rPr>
                <w:rFonts w:ascii="Times New Roman" w:hAnsi="Times New Roman" w:cs="Times New Roman"/>
              </w:rPr>
              <w:t>This entity stores all the chat data between recruiter and candidate.</w:t>
            </w:r>
          </w:p>
        </w:tc>
      </w:tr>
    </w:tbl>
    <w:p w14:paraId="6244725E" w14:textId="77777777" w:rsidR="00F41DF6" w:rsidRPr="00A10CFB" w:rsidRDefault="00F41DF6" w:rsidP="00BB5248">
      <w:pPr>
        <w:spacing w:line="360" w:lineRule="auto"/>
        <w:rPr>
          <w:rFonts w:ascii="Times New Roman" w:hAnsi="Times New Roman" w:cs="Times New Roman"/>
        </w:rPr>
      </w:pPr>
    </w:p>
    <w:p w14:paraId="6ABE6718" w14:textId="01402BD8" w:rsidR="00F41DF6" w:rsidRPr="00A10CFB" w:rsidRDefault="0040752F" w:rsidP="00BB5248">
      <w:pPr>
        <w:spacing w:line="360" w:lineRule="auto"/>
        <w:rPr>
          <w:rFonts w:ascii="Times New Roman" w:hAnsi="Times New Roman" w:cs="Times New Roman"/>
          <w:b/>
          <w:bCs/>
        </w:rPr>
      </w:pPr>
      <w:r w:rsidRPr="00A10CFB">
        <w:rPr>
          <w:rFonts w:ascii="Times New Roman" w:hAnsi="Times New Roman" w:cs="Times New Roman"/>
          <w:b/>
          <w:bCs/>
        </w:rPr>
        <w:t>Authentication and Authorization</w:t>
      </w:r>
    </w:p>
    <w:p w14:paraId="5559A469" w14:textId="50E9FF86"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Authentication flow is done through NextAuth.js. It handles:</w:t>
      </w:r>
    </w:p>
    <w:p w14:paraId="42420209" w14:textId="0987345F" w:rsidR="0040752F" w:rsidRPr="00A10CFB" w:rsidRDefault="0040752F" w:rsidP="00BB5248">
      <w:pPr>
        <w:pStyle w:val="ListParagraph"/>
        <w:numPr>
          <w:ilvl w:val="0"/>
          <w:numId w:val="102"/>
        </w:numPr>
        <w:spacing w:line="360" w:lineRule="auto"/>
        <w:rPr>
          <w:rFonts w:ascii="Times New Roman" w:hAnsi="Times New Roman" w:cs="Times New Roman"/>
        </w:rPr>
      </w:pPr>
      <w:r w:rsidRPr="00A10CFB">
        <w:rPr>
          <w:rFonts w:ascii="Times New Roman" w:hAnsi="Times New Roman" w:cs="Times New Roman"/>
        </w:rPr>
        <w:t>Session generation and checkout</w:t>
      </w:r>
    </w:p>
    <w:p w14:paraId="4989634F" w14:textId="5AF8A733" w:rsidR="0040752F" w:rsidRPr="00A10CFB" w:rsidRDefault="0040752F" w:rsidP="00BB5248">
      <w:pPr>
        <w:pStyle w:val="ListParagraph"/>
        <w:numPr>
          <w:ilvl w:val="0"/>
          <w:numId w:val="102"/>
        </w:numPr>
        <w:spacing w:line="360" w:lineRule="auto"/>
        <w:rPr>
          <w:rFonts w:ascii="Times New Roman" w:hAnsi="Times New Roman" w:cs="Times New Roman"/>
        </w:rPr>
      </w:pPr>
      <w:r w:rsidRPr="00A10CFB">
        <w:rPr>
          <w:rFonts w:ascii="Times New Roman" w:hAnsi="Times New Roman" w:cs="Times New Roman"/>
        </w:rPr>
        <w:t>Protected cookie administration</w:t>
      </w:r>
    </w:p>
    <w:p w14:paraId="27401303" w14:textId="4C2879D7" w:rsidR="0040752F" w:rsidRPr="00A10CFB" w:rsidRDefault="0040752F" w:rsidP="00BB5248">
      <w:pPr>
        <w:pStyle w:val="ListParagraph"/>
        <w:numPr>
          <w:ilvl w:val="0"/>
          <w:numId w:val="102"/>
        </w:numPr>
        <w:spacing w:line="360" w:lineRule="auto"/>
        <w:rPr>
          <w:rFonts w:ascii="Times New Roman" w:hAnsi="Times New Roman" w:cs="Times New Roman"/>
        </w:rPr>
      </w:pPr>
      <w:r w:rsidRPr="00A10CFB">
        <w:rPr>
          <w:rFonts w:ascii="Times New Roman" w:hAnsi="Times New Roman" w:cs="Times New Roman"/>
        </w:rPr>
        <w:t>JWT as access control tokens</w:t>
      </w:r>
    </w:p>
    <w:p w14:paraId="302AF69B" w14:textId="0038C899"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On sign up, users receive an email that requires them to use One-Time Password (OTP):</w:t>
      </w:r>
    </w:p>
    <w:p w14:paraId="64037E8C" w14:textId="563E0BDF" w:rsidR="0040752F" w:rsidRPr="00A10CFB" w:rsidRDefault="0040752F" w:rsidP="00BB5248">
      <w:pPr>
        <w:pStyle w:val="ListParagraph"/>
        <w:numPr>
          <w:ilvl w:val="0"/>
          <w:numId w:val="103"/>
        </w:numPr>
        <w:spacing w:line="360" w:lineRule="auto"/>
        <w:rPr>
          <w:rFonts w:ascii="Times New Roman" w:hAnsi="Times New Roman" w:cs="Times New Roman"/>
        </w:rPr>
      </w:pPr>
      <w:r w:rsidRPr="00A10CFB">
        <w:rPr>
          <w:rFonts w:ascii="Times New Roman" w:hAnsi="Times New Roman" w:cs="Times New Roman"/>
        </w:rPr>
        <w:lastRenderedPageBreak/>
        <w:t>Nodemailer will be utilized in sending the OTPs to the email provided by the user.</w:t>
      </w:r>
    </w:p>
    <w:p w14:paraId="19AA8B52" w14:textId="17BCBCCC" w:rsidR="0040752F" w:rsidRPr="00A10CFB" w:rsidRDefault="0040752F" w:rsidP="00BB5248">
      <w:pPr>
        <w:pStyle w:val="ListParagraph"/>
        <w:numPr>
          <w:ilvl w:val="0"/>
          <w:numId w:val="103"/>
        </w:numPr>
        <w:spacing w:line="360" w:lineRule="auto"/>
        <w:rPr>
          <w:rFonts w:ascii="Times New Roman" w:hAnsi="Times New Roman" w:cs="Times New Roman"/>
        </w:rPr>
      </w:pPr>
      <w:r w:rsidRPr="00A10CFB">
        <w:rPr>
          <w:rFonts w:ascii="Times New Roman" w:hAnsi="Times New Roman" w:cs="Times New Roman"/>
        </w:rPr>
        <w:t>OTP values are generated secured and randomly using crypto.</w:t>
      </w:r>
    </w:p>
    <w:p w14:paraId="3EAF90F2" w14:textId="33FF8D0D" w:rsidR="0040752F" w:rsidRPr="00A10CFB" w:rsidRDefault="0040752F" w:rsidP="00BB5248">
      <w:pPr>
        <w:pStyle w:val="ListParagraph"/>
        <w:numPr>
          <w:ilvl w:val="0"/>
          <w:numId w:val="103"/>
        </w:numPr>
        <w:spacing w:line="360" w:lineRule="auto"/>
        <w:rPr>
          <w:rFonts w:ascii="Times New Roman" w:hAnsi="Times New Roman" w:cs="Times New Roman"/>
        </w:rPr>
      </w:pPr>
      <w:r w:rsidRPr="00A10CFB">
        <w:rPr>
          <w:rFonts w:ascii="Times New Roman" w:hAnsi="Times New Roman" w:cs="Times New Roman"/>
        </w:rPr>
        <w:t>OTPs have a time limit and are hashed and then stored to ensure extra security.</w:t>
      </w:r>
    </w:p>
    <w:p w14:paraId="70586AAE" w14:textId="77777777" w:rsidR="0040752F" w:rsidRPr="00A10CFB" w:rsidRDefault="0040752F" w:rsidP="00BB5248">
      <w:pPr>
        <w:spacing w:line="360" w:lineRule="auto"/>
        <w:rPr>
          <w:rFonts w:ascii="Times New Roman" w:hAnsi="Times New Roman" w:cs="Times New Roman"/>
        </w:rPr>
      </w:pPr>
    </w:p>
    <w:p w14:paraId="530240F7" w14:textId="1D33E915"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The hashing of a password is done through the bcrypt library that:</w:t>
      </w:r>
    </w:p>
    <w:p w14:paraId="7BD27C06" w14:textId="4BB2192B" w:rsidR="0040752F" w:rsidRPr="00A10CFB" w:rsidRDefault="0040752F" w:rsidP="00BB5248">
      <w:pPr>
        <w:pStyle w:val="ListParagraph"/>
        <w:numPr>
          <w:ilvl w:val="0"/>
          <w:numId w:val="104"/>
        </w:numPr>
        <w:spacing w:line="360" w:lineRule="auto"/>
        <w:rPr>
          <w:rFonts w:ascii="Times New Roman" w:hAnsi="Times New Roman" w:cs="Times New Roman"/>
        </w:rPr>
      </w:pPr>
      <w:r w:rsidRPr="00A10CFB">
        <w:rPr>
          <w:rFonts w:ascii="Times New Roman" w:hAnsi="Times New Roman" w:cs="Times New Roman"/>
        </w:rPr>
        <w:t>Produces a special salt</w:t>
      </w:r>
    </w:p>
    <w:p w14:paraId="1F35A148" w14:textId="47D048A6" w:rsidR="0040752F" w:rsidRPr="00A10CFB" w:rsidRDefault="0040752F" w:rsidP="00BB5248">
      <w:pPr>
        <w:pStyle w:val="ListParagraph"/>
        <w:numPr>
          <w:ilvl w:val="0"/>
          <w:numId w:val="104"/>
        </w:numPr>
        <w:spacing w:line="360" w:lineRule="auto"/>
        <w:rPr>
          <w:rFonts w:ascii="Times New Roman" w:hAnsi="Times New Roman" w:cs="Times New Roman"/>
        </w:rPr>
      </w:pPr>
      <w:r w:rsidRPr="00A10CFB">
        <w:rPr>
          <w:rFonts w:ascii="Times New Roman" w:hAnsi="Times New Roman" w:cs="Times New Roman"/>
        </w:rPr>
        <w:t>Password is securely hashed</w:t>
      </w:r>
    </w:p>
    <w:p w14:paraId="2DA866AD" w14:textId="43108714" w:rsidR="00F41DF6" w:rsidRPr="00A10CFB" w:rsidRDefault="0040752F" w:rsidP="00BB5248">
      <w:pPr>
        <w:pStyle w:val="ListParagraph"/>
        <w:numPr>
          <w:ilvl w:val="0"/>
          <w:numId w:val="104"/>
        </w:numPr>
        <w:spacing w:line="360" w:lineRule="auto"/>
        <w:rPr>
          <w:rFonts w:ascii="Times New Roman" w:hAnsi="Times New Roman" w:cs="Times New Roman"/>
        </w:rPr>
      </w:pPr>
      <w:r w:rsidRPr="00A10CFB">
        <w:rPr>
          <w:rFonts w:ascii="Times New Roman" w:hAnsi="Times New Roman" w:cs="Times New Roman"/>
        </w:rPr>
        <w:t>Encrypts the last salt with the hash</w:t>
      </w:r>
    </w:p>
    <w:p w14:paraId="009623AF" w14:textId="35148330" w:rsidR="0040752F" w:rsidRPr="00A10CFB" w:rsidRDefault="0040752F" w:rsidP="00BB5248">
      <w:pPr>
        <w:spacing w:line="360" w:lineRule="auto"/>
        <w:rPr>
          <w:rFonts w:ascii="Times New Roman" w:hAnsi="Times New Roman" w:cs="Times New Roman"/>
          <w:b/>
          <w:bCs/>
        </w:rPr>
      </w:pPr>
      <w:r w:rsidRPr="00A10CFB">
        <w:rPr>
          <w:rFonts w:ascii="Times New Roman" w:hAnsi="Times New Roman" w:cs="Times New Roman"/>
          <w:b/>
          <w:bCs/>
        </w:rPr>
        <w:t>Onboarding and Profile Management</w:t>
      </w:r>
    </w:p>
    <w:p w14:paraId="4B9D2356" w14:textId="47516172"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Once authenticated, the users are directed indicatively through an onboarding procedure, during which the user is presented with features that are specific to his or her position. Onboarding is useful in assisting both candidates and the recruiters:</w:t>
      </w:r>
    </w:p>
    <w:p w14:paraId="45D70278" w14:textId="6A51E463" w:rsidR="0040752F" w:rsidRPr="00A10CFB" w:rsidRDefault="0040752F" w:rsidP="00BB5248">
      <w:pPr>
        <w:pStyle w:val="ListParagraph"/>
        <w:numPr>
          <w:ilvl w:val="0"/>
          <w:numId w:val="105"/>
        </w:numPr>
        <w:spacing w:line="360" w:lineRule="auto"/>
        <w:rPr>
          <w:rFonts w:ascii="Times New Roman" w:hAnsi="Times New Roman" w:cs="Times New Roman"/>
        </w:rPr>
      </w:pPr>
      <w:r w:rsidRPr="00A10CFB">
        <w:rPr>
          <w:rFonts w:ascii="Times New Roman" w:hAnsi="Times New Roman" w:cs="Times New Roman"/>
        </w:rPr>
        <w:t>Photo uploads</w:t>
      </w:r>
    </w:p>
    <w:p w14:paraId="1B500EF2" w14:textId="214630EA" w:rsidR="0040752F" w:rsidRPr="00A10CFB" w:rsidRDefault="0040752F" w:rsidP="00BB5248">
      <w:pPr>
        <w:pStyle w:val="ListParagraph"/>
        <w:numPr>
          <w:ilvl w:val="0"/>
          <w:numId w:val="105"/>
        </w:numPr>
        <w:spacing w:line="360" w:lineRule="auto"/>
        <w:rPr>
          <w:rFonts w:ascii="Times New Roman" w:hAnsi="Times New Roman" w:cs="Times New Roman"/>
        </w:rPr>
      </w:pPr>
      <w:r w:rsidRPr="00A10CFB">
        <w:rPr>
          <w:rFonts w:ascii="Times New Roman" w:hAnsi="Times New Roman" w:cs="Times New Roman"/>
        </w:rPr>
        <w:t>Resume/document uploads</w:t>
      </w:r>
    </w:p>
    <w:p w14:paraId="3ECC067C" w14:textId="00A99B4C" w:rsidR="0040752F" w:rsidRPr="00A10CFB" w:rsidRDefault="0040752F" w:rsidP="00BB5248">
      <w:pPr>
        <w:pStyle w:val="ListParagraph"/>
        <w:numPr>
          <w:ilvl w:val="0"/>
          <w:numId w:val="105"/>
        </w:numPr>
        <w:spacing w:line="360" w:lineRule="auto"/>
        <w:rPr>
          <w:rFonts w:ascii="Times New Roman" w:hAnsi="Times New Roman" w:cs="Times New Roman"/>
        </w:rPr>
      </w:pPr>
      <w:r w:rsidRPr="00A10CFB">
        <w:rPr>
          <w:rFonts w:ascii="Times New Roman" w:hAnsi="Times New Roman" w:cs="Times New Roman"/>
        </w:rPr>
        <w:t>Firm info configuration (recruiters)</w:t>
      </w:r>
    </w:p>
    <w:p w14:paraId="0602DF5E" w14:textId="05B75BE6"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To manage and store UploadThing (built on AWS S3) is used to handle the following:</w:t>
      </w:r>
    </w:p>
    <w:p w14:paraId="2720D636" w14:textId="5775839D" w:rsidR="0040752F" w:rsidRPr="00A10CFB" w:rsidRDefault="0040752F" w:rsidP="00BB5248">
      <w:pPr>
        <w:pStyle w:val="ListParagraph"/>
        <w:numPr>
          <w:ilvl w:val="0"/>
          <w:numId w:val="106"/>
        </w:numPr>
        <w:spacing w:line="360" w:lineRule="auto"/>
        <w:rPr>
          <w:rFonts w:ascii="Times New Roman" w:hAnsi="Times New Roman" w:cs="Times New Roman"/>
        </w:rPr>
      </w:pPr>
      <w:r w:rsidRPr="00A10CFB">
        <w:rPr>
          <w:rFonts w:ascii="Times New Roman" w:hAnsi="Times New Roman" w:cs="Times New Roman"/>
        </w:rPr>
        <w:t>Resume files</w:t>
      </w:r>
    </w:p>
    <w:p w14:paraId="2AB3D64E" w14:textId="0916E636" w:rsidR="0040752F" w:rsidRPr="00A10CFB" w:rsidRDefault="0040752F" w:rsidP="00BB5248">
      <w:pPr>
        <w:pStyle w:val="ListParagraph"/>
        <w:numPr>
          <w:ilvl w:val="0"/>
          <w:numId w:val="106"/>
        </w:numPr>
        <w:spacing w:line="360" w:lineRule="auto"/>
        <w:rPr>
          <w:rFonts w:ascii="Times New Roman" w:hAnsi="Times New Roman" w:cs="Times New Roman"/>
        </w:rPr>
      </w:pPr>
      <w:r w:rsidRPr="00A10CFB">
        <w:rPr>
          <w:rFonts w:ascii="Times New Roman" w:hAnsi="Times New Roman" w:cs="Times New Roman"/>
        </w:rPr>
        <w:t>Profile pictures</w:t>
      </w:r>
    </w:p>
    <w:p w14:paraId="08C57069" w14:textId="68B574FB" w:rsidR="0040752F" w:rsidRPr="00A10CFB" w:rsidRDefault="0040752F" w:rsidP="00BB5248">
      <w:pPr>
        <w:pStyle w:val="ListParagraph"/>
        <w:numPr>
          <w:ilvl w:val="0"/>
          <w:numId w:val="106"/>
        </w:numPr>
        <w:spacing w:line="360" w:lineRule="auto"/>
        <w:rPr>
          <w:rFonts w:ascii="Times New Roman" w:hAnsi="Times New Roman" w:cs="Times New Roman"/>
        </w:rPr>
      </w:pPr>
      <w:r w:rsidRPr="00A10CFB">
        <w:rPr>
          <w:rFonts w:ascii="Times New Roman" w:hAnsi="Times New Roman" w:cs="Times New Roman"/>
        </w:rPr>
        <w:t>Auto-generated resumes</w:t>
      </w:r>
    </w:p>
    <w:p w14:paraId="7AF5A266" w14:textId="197618E1"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The data of any user and recruiter keeps inside their profile and is under the control of Next.js server functions and MongoDB storage.</w:t>
      </w:r>
    </w:p>
    <w:p w14:paraId="7AE201FA" w14:textId="4FC63336" w:rsidR="0040752F" w:rsidRPr="00A10CFB" w:rsidRDefault="0040752F" w:rsidP="00BB5248">
      <w:pPr>
        <w:spacing w:line="360" w:lineRule="auto"/>
        <w:rPr>
          <w:rFonts w:ascii="Times New Roman" w:hAnsi="Times New Roman" w:cs="Times New Roman"/>
          <w:b/>
          <w:bCs/>
        </w:rPr>
      </w:pPr>
      <w:r w:rsidRPr="00A10CFB">
        <w:rPr>
          <w:rFonts w:ascii="Times New Roman" w:hAnsi="Times New Roman" w:cs="Times New Roman"/>
          <w:b/>
          <w:bCs/>
        </w:rPr>
        <w:t>Job Posting and Application Management</w:t>
      </w:r>
    </w:p>
    <w:p w14:paraId="7E0D655C" w14:textId="38753BC5"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The posters of new jobs can complete a structured form, covering such fields as:</w:t>
      </w:r>
    </w:p>
    <w:p w14:paraId="24D3BD90" w14:textId="08ECFEE4" w:rsidR="0040752F" w:rsidRPr="00A10CFB" w:rsidRDefault="0040752F" w:rsidP="00BB5248">
      <w:pPr>
        <w:pStyle w:val="ListParagraph"/>
        <w:numPr>
          <w:ilvl w:val="0"/>
          <w:numId w:val="107"/>
        </w:numPr>
        <w:spacing w:line="360" w:lineRule="auto"/>
        <w:rPr>
          <w:rFonts w:ascii="Times New Roman" w:hAnsi="Times New Roman" w:cs="Times New Roman"/>
        </w:rPr>
      </w:pPr>
      <w:r w:rsidRPr="00A10CFB">
        <w:rPr>
          <w:rFonts w:ascii="Times New Roman" w:hAnsi="Times New Roman" w:cs="Times New Roman"/>
        </w:rPr>
        <w:t>Job Title</w:t>
      </w:r>
    </w:p>
    <w:p w14:paraId="4D1C651D" w14:textId="444458FD" w:rsidR="0040752F" w:rsidRPr="00A10CFB" w:rsidRDefault="0040752F" w:rsidP="00BB5248">
      <w:pPr>
        <w:pStyle w:val="ListParagraph"/>
        <w:numPr>
          <w:ilvl w:val="0"/>
          <w:numId w:val="107"/>
        </w:numPr>
        <w:spacing w:line="360" w:lineRule="auto"/>
        <w:rPr>
          <w:rFonts w:ascii="Times New Roman" w:hAnsi="Times New Roman" w:cs="Times New Roman"/>
        </w:rPr>
      </w:pPr>
      <w:r w:rsidRPr="00A10CFB">
        <w:rPr>
          <w:rFonts w:ascii="Times New Roman" w:hAnsi="Times New Roman" w:cs="Times New Roman"/>
        </w:rPr>
        <w:t>Job Description</w:t>
      </w:r>
    </w:p>
    <w:p w14:paraId="5CCD7296" w14:textId="1A2FF21C" w:rsidR="0040752F" w:rsidRPr="00A10CFB" w:rsidRDefault="0040752F" w:rsidP="00BB5248">
      <w:pPr>
        <w:pStyle w:val="ListParagraph"/>
        <w:numPr>
          <w:ilvl w:val="0"/>
          <w:numId w:val="107"/>
        </w:numPr>
        <w:spacing w:line="360" w:lineRule="auto"/>
        <w:rPr>
          <w:rFonts w:ascii="Times New Roman" w:hAnsi="Times New Roman" w:cs="Times New Roman"/>
        </w:rPr>
      </w:pPr>
      <w:r w:rsidRPr="00A10CFB">
        <w:rPr>
          <w:rFonts w:ascii="Times New Roman" w:hAnsi="Times New Roman" w:cs="Times New Roman"/>
        </w:rPr>
        <w:t>Required Skills</w:t>
      </w:r>
    </w:p>
    <w:p w14:paraId="4F58239C" w14:textId="51EF7E18" w:rsidR="0040752F" w:rsidRPr="00A10CFB" w:rsidRDefault="0040752F" w:rsidP="00BB5248">
      <w:pPr>
        <w:pStyle w:val="ListParagraph"/>
        <w:numPr>
          <w:ilvl w:val="0"/>
          <w:numId w:val="107"/>
        </w:numPr>
        <w:spacing w:line="360" w:lineRule="auto"/>
        <w:rPr>
          <w:rFonts w:ascii="Times New Roman" w:hAnsi="Times New Roman" w:cs="Times New Roman"/>
        </w:rPr>
      </w:pPr>
      <w:r w:rsidRPr="00A10CFB">
        <w:rPr>
          <w:rFonts w:ascii="Times New Roman" w:hAnsi="Times New Roman" w:cs="Times New Roman"/>
        </w:rPr>
        <w:lastRenderedPageBreak/>
        <w:t>Job Type (e.g. remote, on-site)</w:t>
      </w:r>
    </w:p>
    <w:p w14:paraId="527465D2" w14:textId="3D23569D" w:rsidR="0040752F" w:rsidRPr="00A10CFB" w:rsidRDefault="0040752F" w:rsidP="00BB5248">
      <w:pPr>
        <w:pStyle w:val="ListParagraph"/>
        <w:numPr>
          <w:ilvl w:val="0"/>
          <w:numId w:val="107"/>
        </w:numPr>
        <w:spacing w:line="360" w:lineRule="auto"/>
        <w:rPr>
          <w:rFonts w:ascii="Times New Roman" w:hAnsi="Times New Roman" w:cs="Times New Roman"/>
        </w:rPr>
      </w:pPr>
      <w:r w:rsidRPr="00A10CFB">
        <w:rPr>
          <w:rFonts w:ascii="Times New Roman" w:hAnsi="Times New Roman" w:cs="Times New Roman"/>
        </w:rPr>
        <w:t>The type of environment (e.g. startup, enterprise)</w:t>
      </w:r>
    </w:p>
    <w:p w14:paraId="18C9D271" w14:textId="4415E727" w:rsidR="0040752F" w:rsidRPr="00A10CFB" w:rsidRDefault="0040752F" w:rsidP="00BB5248">
      <w:pPr>
        <w:pStyle w:val="ListParagraph"/>
        <w:numPr>
          <w:ilvl w:val="0"/>
          <w:numId w:val="107"/>
        </w:numPr>
        <w:spacing w:line="360" w:lineRule="auto"/>
        <w:rPr>
          <w:rFonts w:ascii="Times New Roman" w:hAnsi="Times New Roman" w:cs="Times New Roman"/>
        </w:rPr>
      </w:pPr>
      <w:r w:rsidRPr="00A10CFB">
        <w:rPr>
          <w:rFonts w:ascii="Times New Roman" w:hAnsi="Times New Roman" w:cs="Times New Roman"/>
        </w:rPr>
        <w:t>Salary range, Location, etc.</w:t>
      </w:r>
    </w:p>
    <w:p w14:paraId="02C6824F" w14:textId="04ACB0A0"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Every job may be updated, close up or opened, and tracked as to the application activity.</w:t>
      </w:r>
    </w:p>
    <w:p w14:paraId="51CB5E76" w14:textId="70009BF3"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New candidates receive job recommendations in the form of an AI-based Recommendation System (coded in Python) according to their stored preferences, work history, and resume text. Applicants may do it in the following ways:</w:t>
      </w:r>
    </w:p>
    <w:p w14:paraId="7C54297E" w14:textId="2B74D603" w:rsidR="0040752F" w:rsidRPr="00A10CFB" w:rsidRDefault="0040752F" w:rsidP="00BB5248">
      <w:pPr>
        <w:pStyle w:val="ListParagraph"/>
        <w:numPr>
          <w:ilvl w:val="0"/>
          <w:numId w:val="108"/>
        </w:numPr>
        <w:spacing w:line="360" w:lineRule="auto"/>
        <w:rPr>
          <w:rFonts w:ascii="Times New Roman" w:hAnsi="Times New Roman" w:cs="Times New Roman"/>
        </w:rPr>
      </w:pPr>
      <w:r w:rsidRPr="00A10CFB">
        <w:rPr>
          <w:rFonts w:ascii="Times New Roman" w:hAnsi="Times New Roman" w:cs="Times New Roman"/>
        </w:rPr>
        <w:t>Uploading personal resume</w:t>
      </w:r>
    </w:p>
    <w:p w14:paraId="43C8BBBD" w14:textId="5F56A990" w:rsidR="0040752F" w:rsidRPr="00A10CFB" w:rsidRDefault="0040752F" w:rsidP="00BB5248">
      <w:pPr>
        <w:pStyle w:val="ListParagraph"/>
        <w:numPr>
          <w:ilvl w:val="0"/>
          <w:numId w:val="108"/>
        </w:numPr>
        <w:spacing w:line="360" w:lineRule="auto"/>
        <w:rPr>
          <w:rFonts w:ascii="Times New Roman" w:hAnsi="Times New Roman" w:cs="Times New Roman"/>
        </w:rPr>
      </w:pPr>
      <w:r w:rsidRPr="00A10CFB">
        <w:rPr>
          <w:rFonts w:ascii="Times New Roman" w:hAnsi="Times New Roman" w:cs="Times New Roman"/>
        </w:rPr>
        <w:t>Creating a resume that shows the work position with the help of Gemini 1.5 Pro through FastAPI integration</w:t>
      </w:r>
    </w:p>
    <w:p w14:paraId="06D720E6" w14:textId="77777777" w:rsidR="0040752F" w:rsidRPr="00A10CFB" w:rsidRDefault="0040752F" w:rsidP="00BB5248">
      <w:pPr>
        <w:spacing w:line="360" w:lineRule="auto"/>
        <w:rPr>
          <w:rFonts w:ascii="Times New Roman" w:hAnsi="Times New Roman" w:cs="Times New Roman"/>
        </w:rPr>
      </w:pPr>
    </w:p>
    <w:p w14:paraId="104677DF" w14:textId="0615C5DD" w:rsidR="0040752F" w:rsidRPr="00A10CFB" w:rsidRDefault="0040752F" w:rsidP="00BB5248">
      <w:pPr>
        <w:spacing w:line="360" w:lineRule="auto"/>
        <w:rPr>
          <w:rFonts w:ascii="Times New Roman" w:hAnsi="Times New Roman" w:cs="Times New Roman"/>
        </w:rPr>
      </w:pPr>
      <w:r w:rsidRPr="00A10CFB">
        <w:rPr>
          <w:rFonts w:ascii="Times New Roman" w:hAnsi="Times New Roman" w:cs="Times New Roman"/>
        </w:rPr>
        <w:t>The resumes which are automatically generated are uploaded via UploadThing and listed in the Resumes collection.</w:t>
      </w:r>
    </w:p>
    <w:p w14:paraId="3BE8F480" w14:textId="47F47778" w:rsidR="00544A57" w:rsidRPr="00A10CFB" w:rsidRDefault="00544A57" w:rsidP="00BB5248">
      <w:pPr>
        <w:spacing w:line="360" w:lineRule="auto"/>
        <w:rPr>
          <w:rFonts w:ascii="Times New Roman" w:hAnsi="Times New Roman" w:cs="Times New Roman"/>
          <w:b/>
          <w:bCs/>
        </w:rPr>
      </w:pPr>
      <w:r w:rsidRPr="00A10CFB">
        <w:rPr>
          <w:rFonts w:ascii="Times New Roman" w:hAnsi="Times New Roman" w:cs="Times New Roman"/>
          <w:b/>
          <w:bCs/>
        </w:rPr>
        <w:t>Resume Analysis and Tracking</w:t>
      </w:r>
    </w:p>
    <w:p w14:paraId="00D36B0A" w14:textId="77777777" w:rsidR="00544A57" w:rsidRPr="00A10CFB" w:rsidRDefault="00544A57" w:rsidP="00BB5248">
      <w:pPr>
        <w:spacing w:line="360" w:lineRule="auto"/>
        <w:rPr>
          <w:rFonts w:ascii="Times New Roman" w:hAnsi="Times New Roman" w:cs="Times New Roman"/>
        </w:rPr>
      </w:pPr>
      <w:r w:rsidRPr="00A10CFB">
        <w:rPr>
          <w:rFonts w:ascii="Times New Roman" w:hAnsi="Times New Roman" w:cs="Times New Roman"/>
        </w:rPr>
        <w:t>When one presents a resume or post a resume:</w:t>
      </w:r>
    </w:p>
    <w:p w14:paraId="7328CB9C" w14:textId="77777777" w:rsidR="00544A57" w:rsidRPr="00A10CFB" w:rsidRDefault="00544A57" w:rsidP="00BB5248">
      <w:pPr>
        <w:pStyle w:val="ListParagraph"/>
        <w:numPr>
          <w:ilvl w:val="0"/>
          <w:numId w:val="109"/>
        </w:numPr>
        <w:spacing w:line="360" w:lineRule="auto"/>
        <w:rPr>
          <w:rFonts w:ascii="Times New Roman" w:hAnsi="Times New Roman" w:cs="Times New Roman"/>
        </w:rPr>
      </w:pPr>
      <w:r w:rsidRPr="00A10CFB">
        <w:rPr>
          <w:rFonts w:ascii="Times New Roman" w:hAnsi="Times New Roman" w:cs="Times New Roman"/>
        </w:rPr>
        <w:t>In artificial intelligence, modules are used in analysis and scoring</w:t>
      </w:r>
    </w:p>
    <w:p w14:paraId="43EADEB1" w14:textId="525AF321" w:rsidR="00544A57" w:rsidRPr="00A10CFB" w:rsidRDefault="00544A57" w:rsidP="00BB5248">
      <w:pPr>
        <w:pStyle w:val="ListParagraph"/>
        <w:numPr>
          <w:ilvl w:val="0"/>
          <w:numId w:val="109"/>
        </w:numPr>
        <w:spacing w:line="360" w:lineRule="auto"/>
        <w:rPr>
          <w:rFonts w:ascii="Times New Roman" w:hAnsi="Times New Roman" w:cs="Times New Roman"/>
        </w:rPr>
      </w:pPr>
      <w:r w:rsidRPr="00A10CFB">
        <w:rPr>
          <w:rFonts w:ascii="Times New Roman" w:hAnsi="Times New Roman" w:cs="Times New Roman"/>
        </w:rPr>
        <w:t>Areas of weakness are brought out</w:t>
      </w:r>
    </w:p>
    <w:p w14:paraId="2C83DE07" w14:textId="7CA06293" w:rsidR="00544A57" w:rsidRPr="00A10CFB" w:rsidRDefault="00544A57" w:rsidP="00BB5248">
      <w:pPr>
        <w:pStyle w:val="ListParagraph"/>
        <w:numPr>
          <w:ilvl w:val="0"/>
          <w:numId w:val="109"/>
        </w:numPr>
        <w:spacing w:line="360" w:lineRule="auto"/>
        <w:rPr>
          <w:rFonts w:ascii="Times New Roman" w:hAnsi="Times New Roman" w:cs="Times New Roman"/>
        </w:rPr>
      </w:pPr>
      <w:r w:rsidRPr="00A10CFB">
        <w:rPr>
          <w:rFonts w:ascii="Times New Roman" w:hAnsi="Times New Roman" w:cs="Times New Roman"/>
        </w:rPr>
        <w:t>It provides recommendations on how to improve</w:t>
      </w:r>
    </w:p>
    <w:p w14:paraId="31CB8D47" w14:textId="0104C6CB" w:rsidR="00544A57" w:rsidRPr="00A10CFB" w:rsidRDefault="00544A57" w:rsidP="00BB5248">
      <w:pPr>
        <w:spacing w:line="360" w:lineRule="auto"/>
        <w:rPr>
          <w:rFonts w:ascii="Times New Roman" w:hAnsi="Times New Roman" w:cs="Times New Roman"/>
        </w:rPr>
      </w:pPr>
      <w:r w:rsidRPr="00A10CFB">
        <w:rPr>
          <w:rFonts w:ascii="Times New Roman" w:hAnsi="Times New Roman" w:cs="Times New Roman"/>
        </w:rPr>
        <w:t>It is possible also to see progress of every job application:</w:t>
      </w:r>
    </w:p>
    <w:p w14:paraId="007CC9AB" w14:textId="212AC643" w:rsidR="00544A57" w:rsidRPr="00A10CFB" w:rsidRDefault="00544A57" w:rsidP="00BB5248">
      <w:pPr>
        <w:pStyle w:val="ListParagraph"/>
        <w:numPr>
          <w:ilvl w:val="0"/>
          <w:numId w:val="110"/>
        </w:numPr>
        <w:spacing w:line="360" w:lineRule="auto"/>
        <w:rPr>
          <w:rFonts w:ascii="Times New Roman" w:hAnsi="Times New Roman" w:cs="Times New Roman"/>
        </w:rPr>
      </w:pPr>
      <w:r w:rsidRPr="00A10CFB">
        <w:rPr>
          <w:rFonts w:ascii="Times New Roman" w:hAnsi="Times New Roman" w:cs="Times New Roman"/>
        </w:rPr>
        <w:t>No matter how one saw it</w:t>
      </w:r>
    </w:p>
    <w:p w14:paraId="2119FEC2" w14:textId="04B38E74" w:rsidR="00544A57" w:rsidRPr="00A10CFB" w:rsidRDefault="00544A57" w:rsidP="00BB5248">
      <w:pPr>
        <w:pStyle w:val="ListParagraph"/>
        <w:numPr>
          <w:ilvl w:val="0"/>
          <w:numId w:val="110"/>
        </w:numPr>
        <w:spacing w:line="360" w:lineRule="auto"/>
        <w:rPr>
          <w:rFonts w:ascii="Times New Roman" w:hAnsi="Times New Roman" w:cs="Times New Roman"/>
        </w:rPr>
      </w:pPr>
      <w:r w:rsidRPr="00A10CFB">
        <w:rPr>
          <w:rFonts w:ascii="Times New Roman" w:hAnsi="Times New Roman" w:cs="Times New Roman"/>
        </w:rPr>
        <w:t>The duration that the recruiters take on a page of resume</w:t>
      </w:r>
    </w:p>
    <w:p w14:paraId="5F841F0A" w14:textId="0AFA3C1D" w:rsidR="00544A57" w:rsidRPr="00A10CFB" w:rsidRDefault="00544A57" w:rsidP="00BB5248">
      <w:pPr>
        <w:pStyle w:val="ListParagraph"/>
        <w:numPr>
          <w:ilvl w:val="0"/>
          <w:numId w:val="110"/>
        </w:numPr>
        <w:spacing w:line="360" w:lineRule="auto"/>
        <w:rPr>
          <w:rFonts w:ascii="Times New Roman" w:hAnsi="Times New Roman" w:cs="Times New Roman"/>
        </w:rPr>
      </w:pPr>
      <w:r w:rsidRPr="00A10CFB">
        <w:rPr>
          <w:rFonts w:ascii="Times New Roman" w:hAnsi="Times New Roman" w:cs="Times New Roman"/>
        </w:rPr>
        <w:t>Heatmaps of what parts were read most</w:t>
      </w:r>
    </w:p>
    <w:p w14:paraId="4C148B7F" w14:textId="6AA7B08D" w:rsidR="00544A57" w:rsidRPr="00A10CFB" w:rsidRDefault="00544A57" w:rsidP="00BB5248">
      <w:pPr>
        <w:spacing w:line="360" w:lineRule="auto"/>
        <w:rPr>
          <w:rFonts w:ascii="Times New Roman" w:hAnsi="Times New Roman" w:cs="Times New Roman"/>
        </w:rPr>
      </w:pPr>
      <w:r w:rsidRPr="00A10CFB">
        <w:rPr>
          <w:rFonts w:ascii="Times New Roman" w:hAnsi="Times New Roman" w:cs="Times New Roman"/>
        </w:rPr>
        <w:t>This functionality is hosted by Heatmap.js in terms of visual analytics.</w:t>
      </w:r>
    </w:p>
    <w:p w14:paraId="6A971850" w14:textId="5CA91DB9" w:rsidR="004A6BC0" w:rsidRPr="00A10CFB" w:rsidRDefault="004A6BC0" w:rsidP="00BB5248">
      <w:pPr>
        <w:spacing w:line="360" w:lineRule="auto"/>
        <w:rPr>
          <w:rFonts w:ascii="Times New Roman" w:hAnsi="Times New Roman" w:cs="Times New Roman"/>
          <w:b/>
          <w:bCs/>
        </w:rPr>
      </w:pPr>
      <w:r w:rsidRPr="00A10CFB">
        <w:rPr>
          <w:rFonts w:ascii="Times New Roman" w:hAnsi="Times New Roman" w:cs="Times New Roman"/>
          <w:b/>
          <w:bCs/>
        </w:rPr>
        <w:t>Recruiters Features and Interview Scheduling</w:t>
      </w:r>
    </w:p>
    <w:p w14:paraId="64C5F611" w14:textId="575A7E5C" w:rsidR="004A6BC0" w:rsidRPr="00A10CFB" w:rsidRDefault="004A6BC0" w:rsidP="00BB5248">
      <w:pPr>
        <w:spacing w:line="360" w:lineRule="auto"/>
        <w:rPr>
          <w:rFonts w:ascii="Times New Roman" w:hAnsi="Times New Roman" w:cs="Times New Roman"/>
        </w:rPr>
      </w:pPr>
      <w:r w:rsidRPr="00A10CFB">
        <w:rPr>
          <w:rFonts w:ascii="Times New Roman" w:hAnsi="Times New Roman" w:cs="Times New Roman"/>
        </w:rPr>
        <w:t>Recruiters will be able to see the Applicants dashboard and herein can:</w:t>
      </w:r>
    </w:p>
    <w:p w14:paraId="0A5C8D8A" w14:textId="6C7E1FFC" w:rsidR="004A6BC0" w:rsidRPr="00A10CFB" w:rsidRDefault="004A6BC0" w:rsidP="00BB5248">
      <w:pPr>
        <w:pStyle w:val="ListParagraph"/>
        <w:numPr>
          <w:ilvl w:val="0"/>
          <w:numId w:val="111"/>
        </w:numPr>
        <w:spacing w:line="360" w:lineRule="auto"/>
        <w:rPr>
          <w:rFonts w:ascii="Times New Roman" w:hAnsi="Times New Roman" w:cs="Times New Roman"/>
        </w:rPr>
      </w:pPr>
      <w:r w:rsidRPr="00A10CFB">
        <w:rPr>
          <w:rFonts w:ascii="Times New Roman" w:hAnsi="Times New Roman" w:cs="Times New Roman"/>
        </w:rPr>
        <w:lastRenderedPageBreak/>
        <w:t>See the details of candidate</w:t>
      </w:r>
    </w:p>
    <w:p w14:paraId="169BCB42" w14:textId="4630E640" w:rsidR="004A6BC0" w:rsidRPr="00A10CFB" w:rsidRDefault="004A6BC0" w:rsidP="00BB5248">
      <w:pPr>
        <w:pStyle w:val="ListParagraph"/>
        <w:numPr>
          <w:ilvl w:val="0"/>
          <w:numId w:val="111"/>
        </w:numPr>
        <w:spacing w:line="360" w:lineRule="auto"/>
        <w:rPr>
          <w:rFonts w:ascii="Times New Roman" w:hAnsi="Times New Roman" w:cs="Times New Roman"/>
        </w:rPr>
      </w:pPr>
      <w:r w:rsidRPr="00A10CFB">
        <w:rPr>
          <w:rFonts w:ascii="Times New Roman" w:hAnsi="Times New Roman" w:cs="Times New Roman"/>
        </w:rPr>
        <w:t>Weed through the job candidates in skills, experience, etc.</w:t>
      </w:r>
    </w:p>
    <w:p w14:paraId="07C8E7FD" w14:textId="4A2FB744" w:rsidR="004A6BC0" w:rsidRPr="00A10CFB" w:rsidRDefault="004A6BC0" w:rsidP="00BB5248">
      <w:pPr>
        <w:pStyle w:val="ListParagraph"/>
        <w:numPr>
          <w:ilvl w:val="0"/>
          <w:numId w:val="111"/>
        </w:numPr>
        <w:spacing w:line="360" w:lineRule="auto"/>
        <w:rPr>
          <w:rFonts w:ascii="Times New Roman" w:hAnsi="Times New Roman" w:cs="Times New Roman"/>
        </w:rPr>
      </w:pPr>
      <w:r w:rsidRPr="00A10CFB">
        <w:rPr>
          <w:rFonts w:ascii="Times New Roman" w:hAnsi="Times New Roman" w:cs="Times New Roman"/>
        </w:rPr>
        <w:t>Reject or shortlist candidates</w:t>
      </w:r>
    </w:p>
    <w:p w14:paraId="47181B04" w14:textId="592689F4" w:rsidR="004A6BC0" w:rsidRPr="00A10CFB" w:rsidRDefault="004A6BC0" w:rsidP="00BB5248">
      <w:pPr>
        <w:pStyle w:val="ListParagraph"/>
        <w:numPr>
          <w:ilvl w:val="0"/>
          <w:numId w:val="111"/>
        </w:numPr>
        <w:spacing w:line="360" w:lineRule="auto"/>
        <w:rPr>
          <w:rFonts w:ascii="Times New Roman" w:hAnsi="Times New Roman" w:cs="Times New Roman"/>
        </w:rPr>
      </w:pPr>
      <w:r w:rsidRPr="00A10CFB">
        <w:rPr>
          <w:rFonts w:ascii="Times New Roman" w:hAnsi="Times New Roman" w:cs="Times New Roman"/>
        </w:rPr>
        <w:t>Book interviews on the dashboard directly</w:t>
      </w:r>
    </w:p>
    <w:p w14:paraId="3372ABB1" w14:textId="754F9840" w:rsidR="004A6BC0" w:rsidRPr="00A10CFB" w:rsidRDefault="004A6BC0" w:rsidP="00BB5248">
      <w:pPr>
        <w:spacing w:line="360" w:lineRule="auto"/>
        <w:rPr>
          <w:rFonts w:ascii="Times New Roman" w:hAnsi="Times New Roman" w:cs="Times New Roman"/>
        </w:rPr>
      </w:pPr>
      <w:r w:rsidRPr="00A10CFB">
        <w:rPr>
          <w:rFonts w:ascii="Times New Roman" w:hAnsi="Times New Roman" w:cs="Times New Roman"/>
        </w:rPr>
        <w:t>Interviews have been incorporated with Zoom API that would enable the recruiters to:</w:t>
      </w:r>
    </w:p>
    <w:p w14:paraId="713E03E4" w14:textId="1176C961" w:rsidR="004A6BC0" w:rsidRPr="00A10CFB" w:rsidRDefault="004A6BC0" w:rsidP="00BB5248">
      <w:pPr>
        <w:pStyle w:val="ListParagraph"/>
        <w:numPr>
          <w:ilvl w:val="0"/>
          <w:numId w:val="112"/>
        </w:numPr>
        <w:spacing w:line="360" w:lineRule="auto"/>
        <w:rPr>
          <w:rFonts w:ascii="Times New Roman" w:hAnsi="Times New Roman" w:cs="Times New Roman"/>
        </w:rPr>
      </w:pPr>
      <w:r w:rsidRPr="00A10CFB">
        <w:rPr>
          <w:rFonts w:ascii="Times New Roman" w:hAnsi="Times New Roman" w:cs="Times New Roman"/>
        </w:rPr>
        <w:t>Schedule time of the day as well as duration</w:t>
      </w:r>
    </w:p>
    <w:p w14:paraId="687775BA" w14:textId="72489AC6" w:rsidR="004A6BC0" w:rsidRPr="00A10CFB" w:rsidRDefault="004A6BC0" w:rsidP="00BB5248">
      <w:pPr>
        <w:pStyle w:val="ListParagraph"/>
        <w:numPr>
          <w:ilvl w:val="0"/>
          <w:numId w:val="112"/>
        </w:numPr>
        <w:spacing w:line="360" w:lineRule="auto"/>
        <w:rPr>
          <w:rFonts w:ascii="Times New Roman" w:hAnsi="Times New Roman" w:cs="Times New Roman"/>
        </w:rPr>
      </w:pPr>
      <w:r w:rsidRPr="00A10CFB">
        <w:rPr>
          <w:rFonts w:ascii="Times New Roman" w:hAnsi="Times New Roman" w:cs="Times New Roman"/>
        </w:rPr>
        <w:t>Include interviewers and candidates</w:t>
      </w:r>
    </w:p>
    <w:p w14:paraId="07CB9156" w14:textId="0D06F975" w:rsidR="004A6BC0" w:rsidRPr="00A10CFB" w:rsidRDefault="004A6BC0" w:rsidP="00BB5248">
      <w:pPr>
        <w:pStyle w:val="ListParagraph"/>
        <w:numPr>
          <w:ilvl w:val="0"/>
          <w:numId w:val="112"/>
        </w:numPr>
        <w:spacing w:line="360" w:lineRule="auto"/>
        <w:rPr>
          <w:rFonts w:ascii="Times New Roman" w:hAnsi="Times New Roman" w:cs="Times New Roman"/>
        </w:rPr>
      </w:pPr>
      <w:r w:rsidRPr="00A10CFB">
        <w:rPr>
          <w:rFonts w:ascii="Times New Roman" w:hAnsi="Times New Roman" w:cs="Times New Roman"/>
        </w:rPr>
        <w:t>Automatic meeting invites send</w:t>
      </w:r>
    </w:p>
    <w:p w14:paraId="4C49604B" w14:textId="600466BF" w:rsidR="00D00E7B" w:rsidRPr="00A10CFB" w:rsidRDefault="004A6BC0" w:rsidP="00BB5248">
      <w:pPr>
        <w:spacing w:line="360" w:lineRule="auto"/>
        <w:rPr>
          <w:rFonts w:ascii="Times New Roman" w:hAnsi="Times New Roman" w:cs="Times New Roman"/>
        </w:rPr>
      </w:pPr>
      <w:r w:rsidRPr="00A10CFB">
        <w:rPr>
          <w:rFonts w:ascii="Times New Roman" w:hAnsi="Times New Roman" w:cs="Times New Roman"/>
        </w:rPr>
        <w:t>Regular interviews are registered in the Schedule list and appear in the dashboard of both candidates and the recruiters.</w:t>
      </w:r>
    </w:p>
    <w:p w14:paraId="5FA7992D" w14:textId="5CA93189" w:rsidR="00D00E7B" w:rsidRPr="00A10CFB" w:rsidRDefault="00D00E7B" w:rsidP="00BB5248">
      <w:pPr>
        <w:spacing w:line="360" w:lineRule="auto"/>
        <w:rPr>
          <w:rFonts w:ascii="Times New Roman" w:hAnsi="Times New Roman" w:cs="Times New Roman"/>
          <w:b/>
          <w:bCs/>
        </w:rPr>
      </w:pPr>
      <w:r w:rsidRPr="00A10CFB">
        <w:rPr>
          <w:rFonts w:ascii="Times New Roman" w:hAnsi="Times New Roman" w:cs="Times New Roman"/>
          <w:b/>
          <w:bCs/>
        </w:rPr>
        <w:t>Additional Website Features</w:t>
      </w:r>
    </w:p>
    <w:p w14:paraId="1CB7B90E" w14:textId="23C28CDF" w:rsidR="00D00E7B" w:rsidRPr="00A10CFB" w:rsidRDefault="00D00E7B" w:rsidP="00BB5248">
      <w:pPr>
        <w:pStyle w:val="ListParagraph"/>
        <w:numPr>
          <w:ilvl w:val="0"/>
          <w:numId w:val="113"/>
        </w:numPr>
        <w:spacing w:line="360" w:lineRule="auto"/>
        <w:rPr>
          <w:rFonts w:ascii="Times New Roman" w:hAnsi="Times New Roman" w:cs="Times New Roman"/>
        </w:rPr>
      </w:pPr>
      <w:r w:rsidRPr="00A10CFB">
        <w:rPr>
          <w:rFonts w:ascii="Times New Roman" w:hAnsi="Times New Roman" w:cs="Times New Roman"/>
        </w:rPr>
        <w:t>Password Management: Users are able to change their passwords and hashing will be done through bcrypt.</w:t>
      </w:r>
    </w:p>
    <w:p w14:paraId="59C215EC" w14:textId="79A2FEE8" w:rsidR="00D00E7B" w:rsidRPr="00A10CFB" w:rsidRDefault="00D00E7B" w:rsidP="00BB5248">
      <w:pPr>
        <w:pStyle w:val="ListParagraph"/>
        <w:numPr>
          <w:ilvl w:val="0"/>
          <w:numId w:val="113"/>
        </w:numPr>
        <w:spacing w:line="360" w:lineRule="auto"/>
        <w:rPr>
          <w:rFonts w:ascii="Times New Roman" w:hAnsi="Times New Roman" w:cs="Times New Roman"/>
        </w:rPr>
      </w:pPr>
      <w:r w:rsidRPr="00A10CFB">
        <w:rPr>
          <w:rFonts w:ascii="Times New Roman" w:hAnsi="Times New Roman" w:cs="Times New Roman"/>
        </w:rPr>
        <w:t>Email Alerts: All the notifications and messages will be via Nodemailer.</w:t>
      </w:r>
    </w:p>
    <w:p w14:paraId="05CFDDE6" w14:textId="77777777" w:rsidR="00D00E7B" w:rsidRPr="00A10CFB" w:rsidRDefault="00D00E7B" w:rsidP="00BB5248">
      <w:pPr>
        <w:pStyle w:val="ListParagraph"/>
        <w:numPr>
          <w:ilvl w:val="0"/>
          <w:numId w:val="113"/>
        </w:numPr>
        <w:spacing w:line="360" w:lineRule="auto"/>
        <w:rPr>
          <w:rFonts w:ascii="Times New Roman" w:hAnsi="Times New Roman" w:cs="Times New Roman"/>
        </w:rPr>
      </w:pPr>
      <w:r w:rsidRPr="00A10CFB">
        <w:rPr>
          <w:rFonts w:ascii="Times New Roman" w:hAnsi="Times New Roman" w:cs="Times New Roman"/>
        </w:rPr>
        <w:t>Event Management: JavaScript based scheduling logic is used to track upcoming interviews and meetings.</w:t>
      </w:r>
    </w:p>
    <w:p w14:paraId="128067E5" w14:textId="77777777" w:rsidR="00D00E7B" w:rsidRPr="00A10CFB" w:rsidRDefault="00D00E7B" w:rsidP="00BB5248">
      <w:pPr>
        <w:spacing w:line="360" w:lineRule="auto"/>
        <w:rPr>
          <w:rFonts w:ascii="Times New Roman" w:hAnsi="Times New Roman" w:cs="Times New Roman"/>
        </w:rPr>
      </w:pPr>
    </w:p>
    <w:p w14:paraId="2E7BC109" w14:textId="631E7D87" w:rsidR="00D00E7B" w:rsidRPr="00A10CFB" w:rsidRDefault="00D00E7B" w:rsidP="00BB5248">
      <w:pPr>
        <w:spacing w:line="360" w:lineRule="auto"/>
        <w:rPr>
          <w:rFonts w:ascii="Times New Roman" w:hAnsi="Times New Roman" w:cs="Times New Roman"/>
        </w:rPr>
      </w:pPr>
      <w:r w:rsidRPr="00A10CFB">
        <w:rPr>
          <w:rFonts w:ascii="Times New Roman" w:hAnsi="Times New Roman" w:cs="Times New Roman"/>
        </w:rPr>
        <w:t>Security and Roles: Role-based access will be imposed on all the API routes via the session tokens of NextAuth.</w:t>
      </w:r>
    </w:p>
    <w:p w14:paraId="00001994" w14:textId="75533338" w:rsidR="002B77D6" w:rsidRPr="00A10CFB" w:rsidRDefault="002B77D6" w:rsidP="00BB5248">
      <w:pPr>
        <w:pStyle w:val="Heading2"/>
        <w:numPr>
          <w:ilvl w:val="1"/>
          <w:numId w:val="75"/>
        </w:numPr>
        <w:spacing w:line="360" w:lineRule="auto"/>
        <w:rPr>
          <w:rFonts w:ascii="Times New Roman" w:hAnsi="Times New Roman" w:cs="Times New Roman"/>
          <w:b/>
          <w:bCs/>
          <w:color w:val="auto"/>
          <w:sz w:val="24"/>
          <w:szCs w:val="24"/>
        </w:rPr>
      </w:pPr>
      <w:bookmarkStart w:id="102" w:name="_Toc203932226"/>
      <w:r w:rsidRPr="00A10CFB">
        <w:rPr>
          <w:rFonts w:ascii="Times New Roman" w:hAnsi="Times New Roman" w:cs="Times New Roman"/>
          <w:b/>
          <w:bCs/>
          <w:color w:val="auto"/>
          <w:sz w:val="24"/>
          <w:szCs w:val="24"/>
        </w:rPr>
        <w:t>AI Module Implementation</w:t>
      </w:r>
      <w:bookmarkEnd w:id="102"/>
    </w:p>
    <w:p w14:paraId="0DF6C9B1" w14:textId="2B1F485C" w:rsidR="002B77D6" w:rsidRPr="00A10CFB" w:rsidRDefault="002B77D6" w:rsidP="00BB5248">
      <w:pPr>
        <w:spacing w:line="360" w:lineRule="auto"/>
        <w:jc w:val="both"/>
        <w:rPr>
          <w:rFonts w:ascii="Times New Roman" w:hAnsi="Times New Roman" w:cs="Times New Roman"/>
        </w:rPr>
      </w:pPr>
      <w:r w:rsidRPr="00A10CFB">
        <w:rPr>
          <w:rFonts w:ascii="Times New Roman" w:hAnsi="Times New Roman" w:cs="Times New Roman"/>
        </w:rPr>
        <w:t xml:space="preserve">JobiVerse is powered by Artificial Intelligence and builds upon the basic job portal without turning it to a less intelligent platform, instead making it an intelligent, responsive solution for career building. To tackle the challenge facing users of three critical problems they created the AI integration modules over which the user is able to create an optimized resume while finding semantically matched job opportunity that the user is interested in and passively discover job opportunities based on their preferences. These modules were developed with the help of Large Language Models (LLMs), Natural Language Processing (NLP), and classical machine learning </w:t>
      </w:r>
      <w:r w:rsidRPr="00A10CFB">
        <w:rPr>
          <w:rFonts w:ascii="Times New Roman" w:hAnsi="Times New Roman" w:cs="Times New Roman"/>
        </w:rPr>
        <w:lastRenderedPageBreak/>
        <w:t>techniques. Next, each of the major AI features is described in the following sections: their design, objectives, and implementation.</w:t>
      </w:r>
    </w:p>
    <w:p w14:paraId="580F3534" w14:textId="1F0AAD34" w:rsidR="00A272FA" w:rsidRPr="00A10CFB" w:rsidRDefault="00A272FA" w:rsidP="00BB5248">
      <w:pPr>
        <w:pStyle w:val="Heading3"/>
        <w:numPr>
          <w:ilvl w:val="2"/>
          <w:numId w:val="75"/>
        </w:numPr>
        <w:spacing w:line="360" w:lineRule="auto"/>
        <w:jc w:val="both"/>
        <w:rPr>
          <w:rFonts w:ascii="Times New Roman" w:hAnsi="Times New Roman" w:cs="Times New Roman"/>
          <w:b/>
          <w:bCs/>
          <w:color w:val="auto"/>
          <w:sz w:val="24"/>
          <w:szCs w:val="24"/>
        </w:rPr>
      </w:pPr>
      <w:bookmarkStart w:id="103" w:name="_Toc203932227"/>
      <w:r w:rsidRPr="00A10CFB">
        <w:rPr>
          <w:rFonts w:ascii="Times New Roman" w:hAnsi="Times New Roman" w:cs="Times New Roman"/>
          <w:b/>
          <w:bCs/>
          <w:color w:val="auto"/>
          <w:sz w:val="24"/>
          <w:szCs w:val="24"/>
        </w:rPr>
        <w:t>Job Recommendation System</w:t>
      </w:r>
      <w:bookmarkEnd w:id="103"/>
    </w:p>
    <w:p w14:paraId="6A17D2C8"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It is very difficult and tiresome for job seekers to find the right job from thousands of listings. Now, traditional job portals are based on keyword matching but yield irrelevant or redundant results. To address this, JobiVerse has an AI powered Job Recommendation System powered by Natural Language Processing (NLP) and semantic similarity algorithms to give super precise, customized job suggestions to users. This system allows that the system adapt dynamically on what the user is currently doing and what they like, so from a real time point of view, the system responds giving an intelligent experience that is tailored exactly to their user profile and to their ideas appearing what they are expecting as a user. This module is a fully interactive, instead of static, recommendation system that provides users an ability to browse jobs with personalized filters and context meanings rather than keyword based.</w:t>
      </w:r>
    </w:p>
    <w:p w14:paraId="7A46F2F8" w14:textId="4C54113D" w:rsidR="00A272FA" w:rsidRPr="00A10CFB" w:rsidRDefault="00902608" w:rsidP="00BB5248">
      <w:pPr>
        <w:pStyle w:val="ListParagraph"/>
        <w:numPr>
          <w:ilvl w:val="0"/>
          <w:numId w:val="85"/>
        </w:numPr>
        <w:spacing w:line="360" w:lineRule="auto"/>
        <w:jc w:val="both"/>
        <w:rPr>
          <w:rFonts w:ascii="Times New Roman" w:hAnsi="Times New Roman" w:cs="Times New Roman"/>
          <w:b/>
          <w:bCs/>
        </w:rPr>
      </w:pPr>
      <w:r w:rsidRPr="00A10CFB">
        <w:rPr>
          <w:rFonts w:ascii="Times New Roman" w:hAnsi="Times New Roman" w:cs="Times New Roman"/>
          <w:b/>
          <w:bCs/>
        </w:rPr>
        <w:t>Objective</w:t>
      </w:r>
    </w:p>
    <w:p w14:paraId="1DF72D01" w14:textId="5401EA79"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This module’s objective is to provide a personalized active job search experience created for those seeking career change. The job title, work type and candidate preference are taken from the users profile and their values are combined with a semantically rich recommendation engine to provide relevant job opportunities beyond simple text matching. But it is aimed to fill in the gap between user intent and job supply through smarter filtering and ranking algorithms.</w:t>
      </w:r>
    </w:p>
    <w:p w14:paraId="7433DC5D" w14:textId="269E2FA9" w:rsidR="00A272FA" w:rsidRPr="00A10CFB" w:rsidRDefault="00902608" w:rsidP="00BB5248">
      <w:pPr>
        <w:pStyle w:val="ListParagraph"/>
        <w:numPr>
          <w:ilvl w:val="0"/>
          <w:numId w:val="85"/>
        </w:numPr>
        <w:spacing w:line="360" w:lineRule="auto"/>
        <w:jc w:val="both"/>
        <w:rPr>
          <w:rFonts w:ascii="Times New Roman" w:hAnsi="Times New Roman" w:cs="Times New Roman"/>
          <w:b/>
          <w:bCs/>
        </w:rPr>
      </w:pPr>
      <w:r w:rsidRPr="00A10CFB">
        <w:rPr>
          <w:rFonts w:ascii="Times New Roman" w:hAnsi="Times New Roman" w:cs="Times New Roman"/>
          <w:b/>
          <w:bCs/>
        </w:rPr>
        <w:t>Inputs Collected</w:t>
      </w:r>
    </w:p>
    <w:p w14:paraId="5CA1C14E"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The following real time inputs are accepted by this system from the user.</w:t>
      </w:r>
    </w:p>
    <w:p w14:paraId="3DF9EF61" w14:textId="0E44C67E" w:rsidR="00902608" w:rsidRPr="00A10CFB" w:rsidRDefault="00902608" w:rsidP="00BB5248">
      <w:pPr>
        <w:pStyle w:val="ListParagraph"/>
        <w:numPr>
          <w:ilvl w:val="0"/>
          <w:numId w:val="86"/>
        </w:numPr>
        <w:spacing w:line="360" w:lineRule="auto"/>
        <w:jc w:val="both"/>
        <w:rPr>
          <w:rFonts w:ascii="Times New Roman" w:hAnsi="Times New Roman" w:cs="Times New Roman"/>
        </w:rPr>
      </w:pPr>
      <w:r w:rsidRPr="00A10CFB">
        <w:rPr>
          <w:rFonts w:ascii="Times New Roman" w:hAnsi="Times New Roman" w:cs="Times New Roman"/>
          <w:b/>
          <w:bCs/>
        </w:rPr>
        <w:t xml:space="preserve">Job Preference: </w:t>
      </w:r>
      <w:r w:rsidRPr="00A10CFB">
        <w:rPr>
          <w:rFonts w:ascii="Times New Roman" w:hAnsi="Times New Roman" w:cs="Times New Roman"/>
        </w:rPr>
        <w:t>What kind of job the user is searching for now, is called Job Title.</w:t>
      </w:r>
    </w:p>
    <w:p w14:paraId="063BD9BB" w14:textId="4FFB552E" w:rsidR="00902608" w:rsidRPr="00A10CFB" w:rsidRDefault="00902608" w:rsidP="00BB5248">
      <w:pPr>
        <w:pStyle w:val="ListParagraph"/>
        <w:numPr>
          <w:ilvl w:val="0"/>
          <w:numId w:val="86"/>
        </w:numPr>
        <w:spacing w:line="360" w:lineRule="auto"/>
        <w:jc w:val="both"/>
        <w:rPr>
          <w:rFonts w:ascii="Times New Roman" w:hAnsi="Times New Roman" w:cs="Times New Roman"/>
        </w:rPr>
      </w:pPr>
      <w:r w:rsidRPr="00A10CFB">
        <w:rPr>
          <w:rFonts w:ascii="Times New Roman" w:hAnsi="Times New Roman" w:cs="Times New Roman"/>
          <w:b/>
          <w:bCs/>
        </w:rPr>
        <w:t>Work Type:</w:t>
      </w:r>
      <w:r w:rsidRPr="00A10CFB">
        <w:rPr>
          <w:rFonts w:ascii="Times New Roman" w:hAnsi="Times New Roman" w:cs="Times New Roman"/>
        </w:rPr>
        <w:t xml:space="preserve"> Full_Time, Part_Time, Remote, Internship etc.</w:t>
      </w:r>
    </w:p>
    <w:p w14:paraId="2FFD798B" w14:textId="1FE645DC" w:rsidR="00902608" w:rsidRPr="00A10CFB" w:rsidRDefault="00902608" w:rsidP="00BB5248">
      <w:pPr>
        <w:pStyle w:val="ListParagraph"/>
        <w:numPr>
          <w:ilvl w:val="0"/>
          <w:numId w:val="86"/>
        </w:numPr>
        <w:spacing w:line="360" w:lineRule="auto"/>
        <w:jc w:val="both"/>
        <w:rPr>
          <w:rFonts w:ascii="Times New Roman" w:hAnsi="Times New Roman" w:cs="Times New Roman"/>
        </w:rPr>
      </w:pPr>
      <w:r w:rsidRPr="00A10CFB">
        <w:rPr>
          <w:rFonts w:ascii="Times New Roman" w:hAnsi="Times New Roman" w:cs="Times New Roman"/>
          <w:b/>
          <w:bCs/>
        </w:rPr>
        <w:t>Gender Preference:</w:t>
      </w:r>
      <w:r w:rsidRPr="00A10CFB">
        <w:rPr>
          <w:rFonts w:ascii="Times New Roman" w:hAnsi="Times New Roman" w:cs="Times New Roman"/>
        </w:rPr>
        <w:t xml:space="preserve"> In cases other than if the job posting has a preference field such as ‘Male,” ‘Female’ or ‘Both.</w:t>
      </w:r>
    </w:p>
    <w:p w14:paraId="4DB7D9DA"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This is because the final output would need to have both a semantic match as well as be user specific and so these preferences need to be applied to the job listings to filter before the semantic matching is applied.</w:t>
      </w:r>
    </w:p>
    <w:p w14:paraId="623D4FF3" w14:textId="39C4B259" w:rsidR="00902608" w:rsidRPr="00A10CFB" w:rsidRDefault="00902608" w:rsidP="00BB5248">
      <w:pPr>
        <w:pStyle w:val="ListParagraph"/>
        <w:numPr>
          <w:ilvl w:val="0"/>
          <w:numId w:val="85"/>
        </w:numPr>
        <w:spacing w:line="360" w:lineRule="auto"/>
        <w:jc w:val="both"/>
        <w:rPr>
          <w:rFonts w:ascii="Times New Roman" w:hAnsi="Times New Roman" w:cs="Times New Roman"/>
          <w:b/>
          <w:bCs/>
        </w:rPr>
      </w:pPr>
      <w:r w:rsidRPr="00A10CFB">
        <w:rPr>
          <w:rFonts w:ascii="Times New Roman" w:hAnsi="Times New Roman" w:cs="Times New Roman"/>
          <w:b/>
          <w:bCs/>
        </w:rPr>
        <w:lastRenderedPageBreak/>
        <w:t>Processing and Implementation</w:t>
      </w:r>
    </w:p>
    <w:p w14:paraId="74EA4015"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To begin, a dataset of 10,000 job listings is preprocessed using standard NLP techniques:</w:t>
      </w:r>
    </w:p>
    <w:p w14:paraId="59A96C80" w14:textId="77777777" w:rsidR="00902608" w:rsidRPr="00A10CFB" w:rsidRDefault="00902608" w:rsidP="00BB5248">
      <w:pPr>
        <w:pStyle w:val="ListParagraph"/>
        <w:numPr>
          <w:ilvl w:val="0"/>
          <w:numId w:val="89"/>
        </w:numPr>
        <w:spacing w:line="360" w:lineRule="auto"/>
        <w:jc w:val="both"/>
        <w:rPr>
          <w:rFonts w:ascii="Times New Roman" w:hAnsi="Times New Roman" w:cs="Times New Roman"/>
        </w:rPr>
      </w:pPr>
      <w:r w:rsidRPr="00A10CFB">
        <w:rPr>
          <w:rFonts w:ascii="Times New Roman" w:hAnsi="Times New Roman" w:cs="Times New Roman"/>
        </w:rPr>
        <w:t>Conversion to lowercase</w:t>
      </w:r>
    </w:p>
    <w:p w14:paraId="53B4428A" w14:textId="77777777" w:rsidR="00902608" w:rsidRPr="00A10CFB" w:rsidRDefault="00902608" w:rsidP="00BB5248">
      <w:pPr>
        <w:pStyle w:val="ListParagraph"/>
        <w:numPr>
          <w:ilvl w:val="0"/>
          <w:numId w:val="89"/>
        </w:numPr>
        <w:spacing w:line="360" w:lineRule="auto"/>
        <w:jc w:val="both"/>
        <w:rPr>
          <w:rFonts w:ascii="Times New Roman" w:hAnsi="Times New Roman" w:cs="Times New Roman"/>
        </w:rPr>
      </w:pPr>
      <w:r w:rsidRPr="00A10CFB">
        <w:rPr>
          <w:rFonts w:ascii="Times New Roman" w:hAnsi="Times New Roman" w:cs="Times New Roman"/>
        </w:rPr>
        <w:t>Removal of stopwords and special characters</w:t>
      </w:r>
    </w:p>
    <w:p w14:paraId="45699262" w14:textId="77777777" w:rsidR="00902608" w:rsidRPr="00A10CFB" w:rsidRDefault="00902608" w:rsidP="00BB5248">
      <w:pPr>
        <w:pStyle w:val="ListParagraph"/>
        <w:numPr>
          <w:ilvl w:val="0"/>
          <w:numId w:val="89"/>
        </w:numPr>
        <w:spacing w:line="360" w:lineRule="auto"/>
        <w:jc w:val="both"/>
        <w:rPr>
          <w:rFonts w:ascii="Times New Roman" w:hAnsi="Times New Roman" w:cs="Times New Roman"/>
        </w:rPr>
      </w:pPr>
      <w:r w:rsidRPr="00A10CFB">
        <w:rPr>
          <w:rFonts w:ascii="Times New Roman" w:hAnsi="Times New Roman" w:cs="Times New Roman"/>
        </w:rPr>
        <w:t>Tokenization and stemming (e.g., using PorterStemmer)</w:t>
      </w:r>
    </w:p>
    <w:p w14:paraId="7E2182CE"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Key textual fields—such as job titles, skills, qualifications, and descriptions—are merged into a single clean_text field for each listing. Then, the TF-IDF (Term Frequency–Inverse Document Frequency) method is applied to convert these text strings into numerical vectors that emphasize contextually significant terms.</w:t>
      </w:r>
    </w:p>
    <w:p w14:paraId="66A4046E"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Next, cosine similarity is calculated between each vector and the user’s job title input, enabling the system to rank job listings based on semantic closeness. The similarity matrix is computed once and cached in memory to ensure faster performance during active searches.</w:t>
      </w:r>
    </w:p>
    <w:p w14:paraId="3D4AE9DF" w14:textId="77777777" w:rsidR="00902608" w:rsidRPr="00A10CFB" w:rsidRDefault="00902608" w:rsidP="00BB5248">
      <w:pPr>
        <w:spacing w:line="360" w:lineRule="auto"/>
        <w:jc w:val="both"/>
        <w:rPr>
          <w:rFonts w:ascii="Times New Roman" w:hAnsi="Times New Roman" w:cs="Times New Roman"/>
        </w:rPr>
      </w:pPr>
      <w:r w:rsidRPr="00A10CFB">
        <w:rPr>
          <w:rFonts w:ascii="Times New Roman" w:hAnsi="Times New Roman" w:cs="Times New Roman"/>
        </w:rPr>
        <w:t>When the user initiates a query, the system:</w:t>
      </w:r>
    </w:p>
    <w:p w14:paraId="7DFAD7CA" w14:textId="77777777" w:rsidR="00902608" w:rsidRPr="00A10CFB" w:rsidRDefault="00902608" w:rsidP="00BB5248">
      <w:pPr>
        <w:pStyle w:val="ListParagraph"/>
        <w:numPr>
          <w:ilvl w:val="0"/>
          <w:numId w:val="90"/>
        </w:numPr>
        <w:spacing w:line="360" w:lineRule="auto"/>
        <w:jc w:val="both"/>
        <w:rPr>
          <w:rFonts w:ascii="Times New Roman" w:hAnsi="Times New Roman" w:cs="Times New Roman"/>
        </w:rPr>
      </w:pPr>
      <w:r w:rsidRPr="00A10CFB">
        <w:rPr>
          <w:rFonts w:ascii="Times New Roman" w:hAnsi="Times New Roman" w:cs="Times New Roman"/>
        </w:rPr>
        <w:t>Filters the dataset by Work Type and Gender Preference.</w:t>
      </w:r>
    </w:p>
    <w:p w14:paraId="1B35610A" w14:textId="77777777" w:rsidR="00902608" w:rsidRPr="00A10CFB" w:rsidRDefault="00902608" w:rsidP="00BB5248">
      <w:pPr>
        <w:pStyle w:val="ListParagraph"/>
        <w:numPr>
          <w:ilvl w:val="0"/>
          <w:numId w:val="90"/>
        </w:numPr>
        <w:spacing w:line="360" w:lineRule="auto"/>
        <w:jc w:val="both"/>
        <w:rPr>
          <w:rFonts w:ascii="Times New Roman" w:hAnsi="Times New Roman" w:cs="Times New Roman"/>
        </w:rPr>
      </w:pPr>
      <w:r w:rsidRPr="00A10CFB">
        <w:rPr>
          <w:rFonts w:ascii="Times New Roman" w:hAnsi="Times New Roman" w:cs="Times New Roman"/>
        </w:rPr>
        <w:t>Identifies the closest-matching job entry.</w:t>
      </w:r>
    </w:p>
    <w:p w14:paraId="69D86B76" w14:textId="77777777" w:rsidR="00902608" w:rsidRPr="00A10CFB" w:rsidRDefault="00902608" w:rsidP="00BB5248">
      <w:pPr>
        <w:pStyle w:val="ListParagraph"/>
        <w:numPr>
          <w:ilvl w:val="0"/>
          <w:numId w:val="90"/>
        </w:numPr>
        <w:spacing w:line="360" w:lineRule="auto"/>
        <w:jc w:val="both"/>
        <w:rPr>
          <w:rFonts w:ascii="Times New Roman" w:hAnsi="Times New Roman" w:cs="Times New Roman"/>
        </w:rPr>
      </w:pPr>
      <w:r w:rsidRPr="00A10CFB">
        <w:rPr>
          <w:rFonts w:ascii="Times New Roman" w:hAnsi="Times New Roman" w:cs="Times New Roman"/>
        </w:rPr>
        <w:t>Finds top-N similar jobs using the precomputed similarity scores.</w:t>
      </w:r>
    </w:p>
    <w:p w14:paraId="2E9F7BDD" w14:textId="77777777" w:rsidR="00902608" w:rsidRPr="00A10CFB" w:rsidRDefault="00902608" w:rsidP="00BB5248">
      <w:pPr>
        <w:pStyle w:val="ListParagraph"/>
        <w:numPr>
          <w:ilvl w:val="0"/>
          <w:numId w:val="90"/>
        </w:numPr>
        <w:spacing w:line="360" w:lineRule="auto"/>
        <w:jc w:val="both"/>
        <w:rPr>
          <w:rFonts w:ascii="Times New Roman" w:hAnsi="Times New Roman" w:cs="Times New Roman"/>
        </w:rPr>
      </w:pPr>
      <w:r w:rsidRPr="00A10CFB">
        <w:rPr>
          <w:rFonts w:ascii="Times New Roman" w:hAnsi="Times New Roman" w:cs="Times New Roman"/>
        </w:rPr>
        <w:t>Displays job recommendations sorted by most recent posting date.</w:t>
      </w:r>
    </w:p>
    <w:p w14:paraId="7D5D0C8F" w14:textId="77777777" w:rsidR="000446D8" w:rsidRPr="00A10CFB" w:rsidRDefault="000446D8" w:rsidP="00BB5248">
      <w:pPr>
        <w:pStyle w:val="ListParagraph"/>
        <w:spacing w:line="360" w:lineRule="auto"/>
        <w:jc w:val="both"/>
        <w:rPr>
          <w:rFonts w:ascii="Times New Roman" w:hAnsi="Times New Roman" w:cs="Times New Roman"/>
        </w:rPr>
      </w:pPr>
    </w:p>
    <w:p w14:paraId="3CE789F0" w14:textId="2FCEB578" w:rsidR="00917DD1" w:rsidRPr="00A10CFB" w:rsidRDefault="00917DD1" w:rsidP="00BB5248">
      <w:pPr>
        <w:spacing w:line="360" w:lineRule="auto"/>
        <w:jc w:val="both"/>
        <w:rPr>
          <w:rFonts w:ascii="Times New Roman" w:hAnsi="Times New Roman" w:cs="Times New Roman"/>
          <w:b/>
          <w:bCs/>
        </w:rPr>
      </w:pPr>
      <w:r w:rsidRPr="00A10CFB">
        <w:rPr>
          <w:rFonts w:ascii="Times New Roman" w:hAnsi="Times New Roman" w:cs="Times New Roman"/>
          <w:b/>
          <w:bCs/>
        </w:rPr>
        <w:t>d. Output</w:t>
      </w:r>
    </w:p>
    <w:p w14:paraId="3FBF1FBE" w14:textId="77777777" w:rsidR="00571F28" w:rsidRPr="00A10CFB" w:rsidRDefault="00571F28" w:rsidP="00BB5248">
      <w:pPr>
        <w:spacing w:line="360" w:lineRule="auto"/>
        <w:jc w:val="both"/>
        <w:rPr>
          <w:rFonts w:ascii="Times New Roman" w:hAnsi="Times New Roman" w:cs="Times New Roman"/>
        </w:rPr>
      </w:pPr>
      <w:r w:rsidRPr="00A10CFB">
        <w:rPr>
          <w:rFonts w:ascii="Times New Roman" w:hAnsi="Times New Roman" w:cs="Times New Roman"/>
        </w:rPr>
        <w:t>Each recommendation includes detailed attributes such as:</w:t>
      </w:r>
    </w:p>
    <w:p w14:paraId="223181C9"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Job Title</w:t>
      </w:r>
    </w:p>
    <w:p w14:paraId="604CCA9E"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Company Name</w:t>
      </w:r>
    </w:p>
    <w:p w14:paraId="7D05FDFD"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Work Type</w:t>
      </w:r>
    </w:p>
    <w:p w14:paraId="69EDD702"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Required Skills and Qualifications</w:t>
      </w:r>
    </w:p>
    <w:p w14:paraId="645E4A8E"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Experience Level</w:t>
      </w:r>
    </w:p>
    <w:p w14:paraId="105F19D5"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Salary Range</w:t>
      </w:r>
    </w:p>
    <w:p w14:paraId="2B6EB79A"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Job Description</w:t>
      </w:r>
    </w:p>
    <w:p w14:paraId="518663C3"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lastRenderedPageBreak/>
        <w:t>Responsibilities and Benefits</w:t>
      </w:r>
    </w:p>
    <w:p w14:paraId="2BAE215C" w14:textId="77777777" w:rsidR="00571F28" w:rsidRPr="00A10CFB" w:rsidRDefault="00571F28" w:rsidP="00BB5248">
      <w:pPr>
        <w:pStyle w:val="ListParagraph"/>
        <w:numPr>
          <w:ilvl w:val="0"/>
          <w:numId w:val="92"/>
        </w:numPr>
        <w:spacing w:line="360" w:lineRule="auto"/>
        <w:jc w:val="both"/>
        <w:rPr>
          <w:rFonts w:ascii="Times New Roman" w:hAnsi="Times New Roman" w:cs="Times New Roman"/>
        </w:rPr>
      </w:pPr>
      <w:r w:rsidRPr="00A10CFB">
        <w:rPr>
          <w:rFonts w:ascii="Times New Roman" w:hAnsi="Times New Roman" w:cs="Times New Roman"/>
        </w:rPr>
        <w:t>Posting Date</w:t>
      </w:r>
    </w:p>
    <w:p w14:paraId="069908CB" w14:textId="1BFEC69E" w:rsidR="00571F28" w:rsidRPr="00A10CFB" w:rsidRDefault="00571F28" w:rsidP="00BB5248">
      <w:pPr>
        <w:spacing w:line="360" w:lineRule="auto"/>
        <w:jc w:val="both"/>
        <w:rPr>
          <w:rFonts w:ascii="Times New Roman" w:hAnsi="Times New Roman" w:cs="Times New Roman"/>
        </w:rPr>
      </w:pPr>
      <w:r w:rsidRPr="00A10CFB">
        <w:rPr>
          <w:rFonts w:ascii="Times New Roman" w:hAnsi="Times New Roman" w:cs="Times New Roman"/>
        </w:rPr>
        <w:t>This comprehensive output ensures users get a 360° view of every job, empowering them to make informed decisions without needing to scroll through irrelevant listings.</w:t>
      </w:r>
    </w:p>
    <w:p w14:paraId="5B82D8C9" w14:textId="788059F5" w:rsidR="00FA105A" w:rsidRPr="00A10CFB" w:rsidRDefault="003703D3" w:rsidP="00BB5248">
      <w:pPr>
        <w:spacing w:line="360" w:lineRule="auto"/>
        <w:jc w:val="both"/>
        <w:rPr>
          <w:rFonts w:ascii="Times New Roman" w:hAnsi="Times New Roman" w:cs="Times New Roman"/>
        </w:rPr>
      </w:pPr>
      <w:r w:rsidRPr="00A10CFB">
        <w:rPr>
          <w:rFonts w:ascii="Times New Roman" w:hAnsi="Times New Roman" w:cs="Times New Roman"/>
          <w:noProof/>
        </w:rPr>
        <w:drawing>
          <wp:inline distT="0" distB="0" distL="0" distR="0" wp14:anchorId="6F07F5CD" wp14:editId="1F6DA599">
            <wp:extent cx="5765800" cy="2687011"/>
            <wp:effectExtent l="0" t="0" r="6350" b="0"/>
            <wp:docPr id="161634092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40926" name="Picture 2" descr="A screenshot of a computer&#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75075" cy="2691334"/>
                    </a:xfrm>
                    <a:prstGeom prst="rect">
                      <a:avLst/>
                    </a:prstGeom>
                    <a:noFill/>
                    <a:ln>
                      <a:noFill/>
                    </a:ln>
                  </pic:spPr>
                </pic:pic>
              </a:graphicData>
            </a:graphic>
          </wp:inline>
        </w:drawing>
      </w:r>
    </w:p>
    <w:p w14:paraId="7EFE0D1F" w14:textId="3E91BDC8" w:rsidR="003703D3" w:rsidRPr="00A10CFB" w:rsidRDefault="003703D3" w:rsidP="00BB5248">
      <w:pPr>
        <w:spacing w:line="360" w:lineRule="auto"/>
        <w:jc w:val="both"/>
        <w:rPr>
          <w:rFonts w:ascii="Times New Roman" w:hAnsi="Times New Roman" w:cs="Times New Roman"/>
        </w:rPr>
      </w:pPr>
      <w:r w:rsidRPr="00A10CFB">
        <w:rPr>
          <w:rFonts w:ascii="Times New Roman" w:hAnsi="Times New Roman" w:cs="Times New Roman"/>
          <w:noProof/>
        </w:rPr>
        <w:drawing>
          <wp:inline distT="0" distB="0" distL="0" distR="0" wp14:anchorId="2F8D84FF" wp14:editId="6333E6E1">
            <wp:extent cx="5787996" cy="3117850"/>
            <wp:effectExtent l="0" t="0" r="3810" b="6350"/>
            <wp:docPr id="739472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72902" name="Picture 1" descr="A screenshot of a computer&#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89943" cy="3118899"/>
                    </a:xfrm>
                    <a:prstGeom prst="rect">
                      <a:avLst/>
                    </a:prstGeom>
                    <a:noFill/>
                    <a:ln>
                      <a:noFill/>
                    </a:ln>
                  </pic:spPr>
                </pic:pic>
              </a:graphicData>
            </a:graphic>
          </wp:inline>
        </w:drawing>
      </w:r>
    </w:p>
    <w:p w14:paraId="4BB114ED" w14:textId="7B028633" w:rsidR="008038CE" w:rsidRPr="00A10CFB" w:rsidRDefault="008038CE" w:rsidP="00BB5248">
      <w:pPr>
        <w:pStyle w:val="Heading3"/>
        <w:numPr>
          <w:ilvl w:val="2"/>
          <w:numId w:val="75"/>
        </w:numPr>
        <w:spacing w:line="360" w:lineRule="auto"/>
        <w:jc w:val="both"/>
        <w:rPr>
          <w:rFonts w:ascii="Times New Roman" w:hAnsi="Times New Roman" w:cs="Times New Roman"/>
          <w:b/>
          <w:bCs/>
          <w:color w:val="auto"/>
          <w:sz w:val="24"/>
          <w:szCs w:val="24"/>
        </w:rPr>
      </w:pPr>
      <w:bookmarkStart w:id="104" w:name="_Toc203932228"/>
      <w:r w:rsidRPr="00A10CFB">
        <w:rPr>
          <w:rFonts w:ascii="Times New Roman" w:hAnsi="Times New Roman" w:cs="Times New Roman"/>
          <w:b/>
          <w:bCs/>
          <w:color w:val="auto"/>
          <w:sz w:val="24"/>
          <w:szCs w:val="24"/>
        </w:rPr>
        <w:t>Resume Generator</w:t>
      </w:r>
      <w:bookmarkEnd w:id="104"/>
    </w:p>
    <w:p w14:paraId="6B644EC0" w14:textId="396EA32D" w:rsidR="008038CE" w:rsidRPr="00A10CFB" w:rsidRDefault="008038CE" w:rsidP="00BB5248">
      <w:pPr>
        <w:spacing w:line="360" w:lineRule="auto"/>
        <w:jc w:val="both"/>
        <w:rPr>
          <w:rFonts w:ascii="Times New Roman" w:hAnsi="Times New Roman" w:cs="Times New Roman"/>
        </w:rPr>
      </w:pPr>
      <w:r w:rsidRPr="00A10CFB">
        <w:rPr>
          <w:rFonts w:ascii="Times New Roman" w:hAnsi="Times New Roman" w:cs="Times New Roman"/>
        </w:rPr>
        <w:t xml:space="preserve">It’s not difficult to find yourself in today’s competition for jobs without a differently and professionally written resumé. Yet not everyone on the job search has the time, writing ability, or </w:t>
      </w:r>
      <w:r w:rsidRPr="00A10CFB">
        <w:rPr>
          <w:rFonts w:ascii="Times New Roman" w:hAnsi="Times New Roman" w:cs="Times New Roman"/>
        </w:rPr>
        <w:lastRenderedPageBreak/>
        <w:t>familiarity with applicant tracking systems (ATS) to write such documents. To fill this gap, JobiVerse leverages an intelligent resume generation module aided by Google’s Gemini 1.5 Pro API, a top of the line Large Language Model (LLM). This module is an implementation of an automated process of building resumes that comply with ATS guidelines using provided user information and the target job description. With generative AI furthering saving resumes creation time and improving CV relevance and quality by crafting structured, polished and job-specific CVs, it’s not only time-saving but also easy to do. A user friendly experience with a streamlined version of the otherwise manual, time intensive task of resume creation for a user.</w:t>
      </w:r>
    </w:p>
    <w:p w14:paraId="3AB2903C" w14:textId="6440DBD2" w:rsidR="008038CE" w:rsidRPr="00A10CFB" w:rsidRDefault="008038CE" w:rsidP="00BB5248">
      <w:pPr>
        <w:pStyle w:val="ListParagraph"/>
        <w:numPr>
          <w:ilvl w:val="0"/>
          <w:numId w:val="82"/>
        </w:numPr>
        <w:spacing w:line="360" w:lineRule="auto"/>
        <w:jc w:val="both"/>
        <w:rPr>
          <w:rFonts w:ascii="Times New Roman" w:hAnsi="Times New Roman" w:cs="Times New Roman"/>
          <w:b/>
          <w:bCs/>
        </w:rPr>
      </w:pPr>
      <w:r w:rsidRPr="00A10CFB">
        <w:rPr>
          <w:rFonts w:ascii="Times New Roman" w:hAnsi="Times New Roman" w:cs="Times New Roman"/>
          <w:b/>
          <w:bCs/>
        </w:rPr>
        <w:t>Objective</w:t>
      </w:r>
    </w:p>
    <w:p w14:paraId="22FF65CF" w14:textId="1FAD1AAC" w:rsidR="008038CE" w:rsidRPr="00A10CFB" w:rsidRDefault="008038CE"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A second objective of this module is to create a well formatted, content rich and personalised resume from user input combined with the Gemini LLM. The system takes a provided information by the user and builds resume based on what they have given and what requirements do of their work.</w:t>
      </w:r>
    </w:p>
    <w:p w14:paraId="75072143" w14:textId="77777777" w:rsidR="008038CE" w:rsidRPr="00A10CFB" w:rsidRDefault="008038CE" w:rsidP="00BB5248">
      <w:pPr>
        <w:pStyle w:val="ListParagraph"/>
        <w:spacing w:line="360" w:lineRule="auto"/>
        <w:jc w:val="both"/>
        <w:rPr>
          <w:rFonts w:ascii="Times New Roman" w:hAnsi="Times New Roman" w:cs="Times New Roman"/>
        </w:rPr>
      </w:pPr>
    </w:p>
    <w:p w14:paraId="5F056B84" w14:textId="5913B9CE" w:rsidR="008038CE" w:rsidRPr="00A10CFB" w:rsidRDefault="008038CE" w:rsidP="00BB5248">
      <w:pPr>
        <w:pStyle w:val="ListParagraph"/>
        <w:numPr>
          <w:ilvl w:val="0"/>
          <w:numId w:val="82"/>
        </w:numPr>
        <w:spacing w:line="360" w:lineRule="auto"/>
        <w:jc w:val="both"/>
        <w:rPr>
          <w:rFonts w:ascii="Times New Roman" w:hAnsi="Times New Roman" w:cs="Times New Roman"/>
          <w:b/>
          <w:bCs/>
        </w:rPr>
      </w:pPr>
      <w:r w:rsidRPr="00A10CFB">
        <w:rPr>
          <w:rFonts w:ascii="Times New Roman" w:hAnsi="Times New Roman" w:cs="Times New Roman"/>
          <w:b/>
          <w:bCs/>
        </w:rPr>
        <w:t>Input Collected</w:t>
      </w:r>
    </w:p>
    <w:p w14:paraId="33526B60" w14:textId="4CA0796E" w:rsidR="008038CE" w:rsidRPr="00A10CFB" w:rsidRDefault="008038CE"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structured interface is used to collect the following inputs from the user so as to ensure accuracy and relevance:</w:t>
      </w:r>
    </w:p>
    <w:p w14:paraId="796204DF" w14:textId="2F2412A5" w:rsidR="008038CE" w:rsidRPr="00A10CFB" w:rsidRDefault="008038CE" w:rsidP="00BB5248">
      <w:pPr>
        <w:pStyle w:val="ListParagraph"/>
        <w:numPr>
          <w:ilvl w:val="0"/>
          <w:numId w:val="83"/>
        </w:numPr>
        <w:spacing w:line="360" w:lineRule="auto"/>
        <w:jc w:val="both"/>
        <w:rPr>
          <w:rFonts w:ascii="Times New Roman" w:hAnsi="Times New Roman" w:cs="Times New Roman"/>
        </w:rPr>
      </w:pPr>
      <w:r w:rsidRPr="00A10CFB">
        <w:rPr>
          <w:rFonts w:ascii="Times New Roman" w:hAnsi="Times New Roman" w:cs="Times New Roman"/>
          <w:b/>
          <w:bCs/>
        </w:rPr>
        <w:t>Target Role:</w:t>
      </w:r>
      <w:r w:rsidRPr="00A10CFB">
        <w:rPr>
          <w:rFonts w:ascii="Times New Roman" w:hAnsi="Times New Roman" w:cs="Times New Roman"/>
        </w:rPr>
        <w:t xml:space="preserve"> User job which it is applying for.</w:t>
      </w:r>
    </w:p>
    <w:p w14:paraId="43EDEC6E" w14:textId="15EC1491" w:rsidR="008038CE" w:rsidRPr="00A10CFB" w:rsidRDefault="008038CE" w:rsidP="00BB5248">
      <w:pPr>
        <w:pStyle w:val="ListParagraph"/>
        <w:numPr>
          <w:ilvl w:val="0"/>
          <w:numId w:val="83"/>
        </w:numPr>
        <w:spacing w:line="360" w:lineRule="auto"/>
        <w:jc w:val="both"/>
        <w:rPr>
          <w:rFonts w:ascii="Times New Roman" w:hAnsi="Times New Roman" w:cs="Times New Roman"/>
        </w:rPr>
      </w:pPr>
      <w:r w:rsidRPr="00A10CFB">
        <w:rPr>
          <w:rFonts w:ascii="Times New Roman" w:hAnsi="Times New Roman" w:cs="Times New Roman"/>
          <w:b/>
          <w:bCs/>
        </w:rPr>
        <w:t>Job Personnel:</w:t>
      </w:r>
      <w:r w:rsidRPr="00A10CFB">
        <w:rPr>
          <w:rFonts w:ascii="Times New Roman" w:hAnsi="Times New Roman" w:cs="Times New Roman"/>
        </w:rPr>
        <w:t xml:space="preserve"> Those already employed in your company doing the job description.</w:t>
      </w:r>
    </w:p>
    <w:p w14:paraId="330CEC64" w14:textId="77777777" w:rsidR="008038CE" w:rsidRPr="00A10CFB" w:rsidRDefault="008038CE" w:rsidP="00BB5248">
      <w:pPr>
        <w:pStyle w:val="ListParagraph"/>
        <w:numPr>
          <w:ilvl w:val="0"/>
          <w:numId w:val="83"/>
        </w:numPr>
        <w:spacing w:line="360" w:lineRule="auto"/>
        <w:jc w:val="both"/>
        <w:rPr>
          <w:rFonts w:ascii="Times New Roman" w:hAnsi="Times New Roman" w:cs="Times New Roman"/>
        </w:rPr>
      </w:pPr>
      <w:r w:rsidRPr="00A10CFB">
        <w:rPr>
          <w:rFonts w:ascii="Times New Roman" w:hAnsi="Times New Roman" w:cs="Times New Roman"/>
          <w:b/>
          <w:bCs/>
        </w:rPr>
        <w:t xml:space="preserve">Work Experience: </w:t>
      </w:r>
      <w:r w:rsidRPr="00A10CFB">
        <w:rPr>
          <w:rFonts w:ascii="Times New Roman" w:hAnsi="Times New Roman" w:cs="Times New Roman"/>
        </w:rPr>
        <w:t>Positions held, responsibilities and achievements for Work Experience.</w:t>
      </w:r>
    </w:p>
    <w:p w14:paraId="4C6975F1" w14:textId="7FDA18CA" w:rsidR="008038CE" w:rsidRPr="00A10CFB" w:rsidRDefault="008038CE" w:rsidP="00BB5248">
      <w:pPr>
        <w:pStyle w:val="ListParagraph"/>
        <w:numPr>
          <w:ilvl w:val="0"/>
          <w:numId w:val="83"/>
        </w:numPr>
        <w:spacing w:line="360" w:lineRule="auto"/>
        <w:jc w:val="both"/>
        <w:rPr>
          <w:rFonts w:ascii="Times New Roman" w:hAnsi="Times New Roman" w:cs="Times New Roman"/>
        </w:rPr>
      </w:pPr>
      <w:r w:rsidRPr="00A10CFB">
        <w:rPr>
          <w:rFonts w:ascii="Times New Roman" w:hAnsi="Times New Roman" w:cs="Times New Roman"/>
          <w:b/>
          <w:bCs/>
        </w:rPr>
        <w:t xml:space="preserve">Technical Skills: </w:t>
      </w:r>
      <w:r w:rsidRPr="00A10CFB">
        <w:rPr>
          <w:rFonts w:ascii="Times New Roman" w:hAnsi="Times New Roman" w:cs="Times New Roman"/>
        </w:rPr>
        <w:t>Languages, tools, frameworks or platforms that the user is skilled in.</w:t>
      </w:r>
    </w:p>
    <w:p w14:paraId="77013EF7" w14:textId="77777777" w:rsidR="008038CE" w:rsidRPr="00A10CFB" w:rsidRDefault="008038CE" w:rsidP="00BB5248">
      <w:pPr>
        <w:pStyle w:val="ListParagraph"/>
        <w:numPr>
          <w:ilvl w:val="0"/>
          <w:numId w:val="83"/>
        </w:numPr>
        <w:spacing w:line="360" w:lineRule="auto"/>
        <w:jc w:val="both"/>
        <w:rPr>
          <w:rFonts w:ascii="Times New Roman" w:hAnsi="Times New Roman" w:cs="Times New Roman"/>
        </w:rPr>
      </w:pPr>
      <w:r w:rsidRPr="00A10CFB">
        <w:rPr>
          <w:rFonts w:ascii="Times New Roman" w:hAnsi="Times New Roman" w:cs="Times New Roman"/>
          <w:b/>
          <w:bCs/>
        </w:rPr>
        <w:t>Education Details:</w:t>
      </w:r>
      <w:r w:rsidRPr="00A10CFB">
        <w:rPr>
          <w:rFonts w:ascii="Times New Roman" w:hAnsi="Times New Roman" w:cs="Times New Roman"/>
        </w:rPr>
        <w:t xml:space="preserve"> Degrees, institutions, and years of graduation.</w:t>
      </w:r>
    </w:p>
    <w:p w14:paraId="43E316CF" w14:textId="628DDA6C" w:rsidR="008038CE" w:rsidRPr="00A10CFB" w:rsidRDefault="008038CE" w:rsidP="00BB5248">
      <w:pPr>
        <w:pStyle w:val="ListParagraph"/>
        <w:numPr>
          <w:ilvl w:val="0"/>
          <w:numId w:val="83"/>
        </w:numPr>
        <w:spacing w:line="360" w:lineRule="auto"/>
        <w:jc w:val="both"/>
        <w:rPr>
          <w:rFonts w:ascii="Times New Roman" w:hAnsi="Times New Roman" w:cs="Times New Roman"/>
        </w:rPr>
      </w:pPr>
      <w:r w:rsidRPr="00A10CFB">
        <w:rPr>
          <w:rFonts w:ascii="Times New Roman" w:hAnsi="Times New Roman" w:cs="Times New Roman"/>
          <w:b/>
          <w:bCs/>
        </w:rPr>
        <w:t>Previous Projects:</w:t>
      </w:r>
      <w:r w:rsidRPr="00A10CFB">
        <w:rPr>
          <w:rFonts w:ascii="Times New Roman" w:hAnsi="Times New Roman" w:cs="Times New Roman"/>
        </w:rPr>
        <w:t xml:space="preserve"> Any significant academic, freelance, or professional projects relevant to the job.</w:t>
      </w:r>
    </w:p>
    <w:p w14:paraId="79EECCDA" w14:textId="77777777" w:rsidR="008038CE" w:rsidRPr="00A10CFB" w:rsidRDefault="008038CE" w:rsidP="00BB5248">
      <w:pPr>
        <w:pStyle w:val="ListParagraph"/>
        <w:spacing w:line="360" w:lineRule="auto"/>
        <w:jc w:val="both"/>
        <w:rPr>
          <w:rFonts w:ascii="Times New Roman" w:hAnsi="Times New Roman" w:cs="Times New Roman"/>
        </w:rPr>
      </w:pPr>
    </w:p>
    <w:p w14:paraId="4908F633" w14:textId="1CDDC33D" w:rsidR="008038CE" w:rsidRPr="00A10CFB" w:rsidRDefault="008038CE"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details it has given the model to draw upon can be used to create a highly detailed resume designed for the specific job role and standards within the industry.</w:t>
      </w:r>
    </w:p>
    <w:p w14:paraId="07B85719" w14:textId="54B7DE39" w:rsidR="00211407" w:rsidRPr="00A10CFB" w:rsidRDefault="00211407" w:rsidP="00BB5248">
      <w:pPr>
        <w:pStyle w:val="ListParagraph"/>
        <w:spacing w:line="360" w:lineRule="auto"/>
        <w:jc w:val="both"/>
        <w:rPr>
          <w:rFonts w:ascii="Times New Roman" w:hAnsi="Times New Roman" w:cs="Times New Roman"/>
        </w:rPr>
      </w:pPr>
    </w:p>
    <w:p w14:paraId="1A87DA7C" w14:textId="1D0348E5" w:rsidR="00211407" w:rsidRPr="00A10CFB" w:rsidRDefault="00211407" w:rsidP="00BB5248">
      <w:pPr>
        <w:pStyle w:val="ListParagraph"/>
        <w:spacing w:line="360" w:lineRule="auto"/>
        <w:jc w:val="both"/>
        <w:rPr>
          <w:rFonts w:ascii="Times New Roman" w:hAnsi="Times New Roman" w:cs="Times New Roman"/>
        </w:rPr>
      </w:pPr>
    </w:p>
    <w:p w14:paraId="4BA058AC" w14:textId="77777777" w:rsidR="008038CE" w:rsidRPr="00A10CFB" w:rsidRDefault="008038CE" w:rsidP="00BB5248">
      <w:pPr>
        <w:pStyle w:val="ListParagraph"/>
        <w:spacing w:line="360" w:lineRule="auto"/>
        <w:jc w:val="both"/>
        <w:rPr>
          <w:rFonts w:ascii="Times New Roman" w:hAnsi="Times New Roman" w:cs="Times New Roman"/>
        </w:rPr>
      </w:pPr>
    </w:p>
    <w:p w14:paraId="1D683DB5" w14:textId="5A96091C" w:rsidR="008038CE" w:rsidRPr="00A10CFB" w:rsidRDefault="008038CE" w:rsidP="00BB5248">
      <w:pPr>
        <w:pStyle w:val="ListParagraph"/>
        <w:numPr>
          <w:ilvl w:val="0"/>
          <w:numId w:val="82"/>
        </w:numPr>
        <w:spacing w:line="360" w:lineRule="auto"/>
        <w:jc w:val="both"/>
        <w:rPr>
          <w:rFonts w:ascii="Times New Roman" w:hAnsi="Times New Roman" w:cs="Times New Roman"/>
          <w:b/>
          <w:bCs/>
        </w:rPr>
      </w:pPr>
      <w:r w:rsidRPr="00A10CFB">
        <w:rPr>
          <w:rFonts w:ascii="Times New Roman" w:hAnsi="Times New Roman" w:cs="Times New Roman"/>
          <w:b/>
          <w:bCs/>
        </w:rPr>
        <w:t>Processing and Implementation</w:t>
      </w:r>
    </w:p>
    <w:p w14:paraId="36A8CE23" w14:textId="7C0E8AFB" w:rsidR="008038CE" w:rsidRPr="00A10CFB" w:rsidRDefault="008038CE"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collected inputs are formatted into a carefully designed prompt based off of which google.generativeai Python library you’ll be using. The data provided with this prompt is to be ordered into a professional resume format by the Gemini 1.5 Pro model. The content of the model is generated in discrete sections, including:</w:t>
      </w:r>
    </w:p>
    <w:p w14:paraId="58FC3C43" w14:textId="67EB8A2E" w:rsidR="008038CE" w:rsidRPr="00A10CFB" w:rsidRDefault="008038CE" w:rsidP="00BB5248">
      <w:pPr>
        <w:pStyle w:val="ListParagraph"/>
        <w:numPr>
          <w:ilvl w:val="0"/>
          <w:numId w:val="84"/>
        </w:numPr>
        <w:spacing w:line="360" w:lineRule="auto"/>
        <w:jc w:val="both"/>
        <w:rPr>
          <w:rFonts w:ascii="Times New Roman" w:hAnsi="Times New Roman" w:cs="Times New Roman"/>
        </w:rPr>
      </w:pPr>
      <w:r w:rsidRPr="00A10CFB">
        <w:rPr>
          <w:rFonts w:ascii="Times New Roman" w:hAnsi="Times New Roman" w:cs="Times New Roman"/>
        </w:rPr>
        <w:t>Profile Summary</w:t>
      </w:r>
    </w:p>
    <w:p w14:paraId="34B5CDD0" w14:textId="5220EE1C" w:rsidR="008038CE" w:rsidRPr="00A10CFB" w:rsidRDefault="008038CE" w:rsidP="00BB5248">
      <w:pPr>
        <w:pStyle w:val="ListParagraph"/>
        <w:numPr>
          <w:ilvl w:val="0"/>
          <w:numId w:val="84"/>
        </w:numPr>
        <w:spacing w:line="360" w:lineRule="auto"/>
        <w:jc w:val="both"/>
        <w:rPr>
          <w:rFonts w:ascii="Times New Roman" w:hAnsi="Times New Roman" w:cs="Times New Roman"/>
        </w:rPr>
      </w:pPr>
      <w:r w:rsidRPr="00A10CFB">
        <w:rPr>
          <w:rFonts w:ascii="Times New Roman" w:hAnsi="Times New Roman" w:cs="Times New Roman"/>
        </w:rPr>
        <w:t>Education</w:t>
      </w:r>
    </w:p>
    <w:p w14:paraId="0E822307" w14:textId="545B9B7C" w:rsidR="008038CE" w:rsidRPr="00A10CFB" w:rsidRDefault="008038CE" w:rsidP="00BB5248">
      <w:pPr>
        <w:pStyle w:val="ListParagraph"/>
        <w:numPr>
          <w:ilvl w:val="0"/>
          <w:numId w:val="84"/>
        </w:numPr>
        <w:spacing w:line="360" w:lineRule="auto"/>
        <w:jc w:val="both"/>
        <w:rPr>
          <w:rFonts w:ascii="Times New Roman" w:hAnsi="Times New Roman" w:cs="Times New Roman"/>
        </w:rPr>
      </w:pPr>
      <w:r w:rsidRPr="00A10CFB">
        <w:rPr>
          <w:rFonts w:ascii="Times New Roman" w:hAnsi="Times New Roman" w:cs="Times New Roman"/>
        </w:rPr>
        <w:t>Work Experience</w:t>
      </w:r>
    </w:p>
    <w:p w14:paraId="0FAA7FD1" w14:textId="5968D2CA" w:rsidR="008038CE" w:rsidRPr="00A10CFB" w:rsidRDefault="008038CE" w:rsidP="00BB5248">
      <w:pPr>
        <w:pStyle w:val="ListParagraph"/>
        <w:numPr>
          <w:ilvl w:val="0"/>
          <w:numId w:val="84"/>
        </w:numPr>
        <w:spacing w:line="360" w:lineRule="auto"/>
        <w:jc w:val="both"/>
        <w:rPr>
          <w:rFonts w:ascii="Times New Roman" w:hAnsi="Times New Roman" w:cs="Times New Roman"/>
        </w:rPr>
      </w:pPr>
      <w:r w:rsidRPr="00A10CFB">
        <w:rPr>
          <w:rFonts w:ascii="Times New Roman" w:hAnsi="Times New Roman" w:cs="Times New Roman"/>
        </w:rPr>
        <w:t>Skills</w:t>
      </w:r>
    </w:p>
    <w:p w14:paraId="731F2A91" w14:textId="7DCBEE49" w:rsidR="008038CE" w:rsidRPr="00A10CFB" w:rsidRDefault="008038CE" w:rsidP="00BB5248">
      <w:pPr>
        <w:pStyle w:val="ListParagraph"/>
        <w:numPr>
          <w:ilvl w:val="0"/>
          <w:numId w:val="84"/>
        </w:numPr>
        <w:spacing w:line="360" w:lineRule="auto"/>
        <w:jc w:val="both"/>
        <w:rPr>
          <w:rFonts w:ascii="Times New Roman" w:hAnsi="Times New Roman" w:cs="Times New Roman"/>
        </w:rPr>
      </w:pPr>
      <w:r w:rsidRPr="00A10CFB">
        <w:rPr>
          <w:rFonts w:ascii="Times New Roman" w:hAnsi="Times New Roman" w:cs="Times New Roman"/>
        </w:rPr>
        <w:t>Projects</w:t>
      </w:r>
    </w:p>
    <w:p w14:paraId="17BA20C0" w14:textId="0DB0EEF2" w:rsidR="008038CE" w:rsidRPr="00A10CFB" w:rsidRDefault="008038CE"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system is robust by having retry mechanism in case of any failures in API request due to the time out or the rate limit. The output is parsed from the AI generated resume and stored in a structured JSON file (Generated_CV.json) that can be edited, downloaded and reused in future session.</w:t>
      </w:r>
    </w:p>
    <w:p w14:paraId="31E65811" w14:textId="77777777" w:rsidR="008038CE" w:rsidRPr="00A10CFB" w:rsidRDefault="008038CE" w:rsidP="00BB5248">
      <w:pPr>
        <w:pStyle w:val="ListParagraph"/>
        <w:spacing w:line="360" w:lineRule="auto"/>
        <w:jc w:val="both"/>
        <w:rPr>
          <w:rFonts w:ascii="Times New Roman" w:hAnsi="Times New Roman" w:cs="Times New Roman"/>
        </w:rPr>
      </w:pPr>
    </w:p>
    <w:p w14:paraId="64858D71" w14:textId="4C1EDD9E" w:rsidR="008038CE" w:rsidRPr="00A10CFB" w:rsidRDefault="008038CE" w:rsidP="00BB5248">
      <w:pPr>
        <w:pStyle w:val="ListParagraph"/>
        <w:numPr>
          <w:ilvl w:val="0"/>
          <w:numId w:val="82"/>
        </w:numPr>
        <w:spacing w:line="360" w:lineRule="auto"/>
        <w:jc w:val="both"/>
        <w:rPr>
          <w:rFonts w:ascii="Times New Roman" w:hAnsi="Times New Roman" w:cs="Times New Roman"/>
          <w:b/>
          <w:bCs/>
        </w:rPr>
      </w:pPr>
      <w:r w:rsidRPr="00A10CFB">
        <w:rPr>
          <w:rFonts w:ascii="Times New Roman" w:hAnsi="Times New Roman" w:cs="Times New Roman"/>
          <w:b/>
          <w:bCs/>
        </w:rPr>
        <w:t>Output</w:t>
      </w:r>
    </w:p>
    <w:p w14:paraId="453EA70C" w14:textId="7301FC36" w:rsidR="008038CE" w:rsidRPr="00A10CFB" w:rsidRDefault="008038CE"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This means the total resume is highly structured, ATS friendly resume with personalized content in each of the standard resume sections. It is formatted to be read friendly and which is compatible with the current recruitment software. Structured JSON output format allows the content to be rendered in different formats (e.g., PDF, Word) or be reused in other JobiVerse tools (e.g., resume feedback, job matching) very easily.</w:t>
      </w:r>
    </w:p>
    <w:p w14:paraId="331BF0EB" w14:textId="10FE513E" w:rsidR="00687A1A" w:rsidRPr="00A10CFB" w:rsidRDefault="00687A1A" w:rsidP="00BB5248">
      <w:pPr>
        <w:spacing w:line="360" w:lineRule="auto"/>
        <w:jc w:val="both"/>
        <w:rPr>
          <w:rFonts w:ascii="Times New Roman" w:hAnsi="Times New Roman" w:cs="Times New Roman"/>
        </w:rPr>
      </w:pPr>
      <w:r w:rsidRPr="00A10CFB">
        <w:rPr>
          <w:rFonts w:ascii="Times New Roman" w:hAnsi="Times New Roman" w:cs="Times New Roman"/>
        </w:rPr>
        <w:t>The entire process of managing a resume with this AI resume generator that is powered by this AI is fast and easy. Job targeted resumes can now be generated by users who might otherwise have a problem with language, formatting, or self presentation, and get created in seconds. Also since it pertains to what the user has described about the job, it is more likely to pass ATS filters and receive recruiter attention. Talking about this module, this is a major value addition for JobiVerse, which brings about more user engagement and better chances in job placement.</w:t>
      </w:r>
    </w:p>
    <w:p w14:paraId="3C33C950" w14:textId="1C21ED1F" w:rsidR="00FA5145" w:rsidRPr="00A10CFB" w:rsidRDefault="00FA5145" w:rsidP="00BB5248">
      <w:pPr>
        <w:spacing w:line="360" w:lineRule="auto"/>
        <w:jc w:val="both"/>
        <w:rPr>
          <w:rFonts w:ascii="Times New Roman" w:hAnsi="Times New Roman" w:cs="Times New Roman"/>
        </w:rPr>
      </w:pPr>
      <w:r w:rsidRPr="00A10CFB">
        <w:rPr>
          <w:rFonts w:ascii="Times New Roman" w:hAnsi="Times New Roman" w:cs="Times New Roman"/>
        </w:rPr>
        <w:br w:type="page"/>
      </w:r>
    </w:p>
    <w:p w14:paraId="7B78166E"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49016C87"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56AD468A"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5078119F"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2948D369" w14:textId="77777777" w:rsidR="00FA5145" w:rsidRPr="00A10CFB" w:rsidRDefault="00FA5145" w:rsidP="00BB5248">
      <w:pPr>
        <w:spacing w:line="360" w:lineRule="auto"/>
        <w:jc w:val="both"/>
        <w:rPr>
          <w:rFonts w:ascii="Times New Roman" w:hAnsi="Times New Roman" w:cs="Times New Roman"/>
        </w:rPr>
      </w:pPr>
    </w:p>
    <w:p w14:paraId="69E32408" w14:textId="608AEE73" w:rsidR="00FA5145" w:rsidRPr="00A10CFB" w:rsidRDefault="00FA5145" w:rsidP="00BB5248">
      <w:pPr>
        <w:pStyle w:val="Heading1"/>
        <w:spacing w:line="360" w:lineRule="auto"/>
        <w:jc w:val="both"/>
        <w:rPr>
          <w:rFonts w:ascii="Times New Roman" w:hAnsi="Times New Roman" w:cs="Times New Roman"/>
          <w:b/>
          <w:bCs/>
          <w:color w:val="auto"/>
          <w:sz w:val="48"/>
          <w:szCs w:val="48"/>
        </w:rPr>
      </w:pPr>
      <w:bookmarkStart w:id="105" w:name="_Toc203932229"/>
      <w:r w:rsidRPr="00A10CFB">
        <w:rPr>
          <w:rFonts w:ascii="Times New Roman" w:hAnsi="Times New Roman" w:cs="Times New Roman"/>
          <w:b/>
          <w:bCs/>
          <w:color w:val="auto"/>
          <w:sz w:val="48"/>
          <w:szCs w:val="48"/>
        </w:rPr>
        <w:t>Chapter 6: Testing</w:t>
      </w:r>
      <w:bookmarkEnd w:id="105"/>
    </w:p>
    <w:p w14:paraId="1A29EDFC" w14:textId="77777777" w:rsidR="00F9753B" w:rsidRPr="00A10CFB" w:rsidRDefault="00F9753B" w:rsidP="00BB5248">
      <w:pPr>
        <w:pStyle w:val="Heading2"/>
        <w:spacing w:line="360" w:lineRule="auto"/>
        <w:jc w:val="both"/>
        <w:rPr>
          <w:rFonts w:ascii="Times New Roman" w:hAnsi="Times New Roman" w:cs="Times New Roman"/>
          <w:b/>
          <w:bCs/>
        </w:rPr>
      </w:pPr>
      <w:r w:rsidRPr="00A10CFB">
        <w:rPr>
          <w:rFonts w:ascii="Times New Roman" w:hAnsi="Times New Roman" w:cs="Times New Roman"/>
        </w:rPr>
        <w:br w:type="page"/>
      </w:r>
      <w:bookmarkStart w:id="106" w:name="_Toc203932230"/>
      <w:r w:rsidRPr="00A10CFB">
        <w:rPr>
          <w:rFonts w:ascii="Times New Roman" w:hAnsi="Times New Roman" w:cs="Times New Roman"/>
          <w:b/>
          <w:bCs/>
          <w:color w:val="auto"/>
          <w:sz w:val="24"/>
          <w:szCs w:val="24"/>
        </w:rPr>
        <w:lastRenderedPageBreak/>
        <w:t>Unit Testing</w:t>
      </w:r>
      <w:bookmarkEnd w:id="106"/>
    </w:p>
    <w:p w14:paraId="4FB52AD6" w14:textId="77777777" w:rsidR="00F9753B" w:rsidRPr="00A10CFB" w:rsidRDefault="00F9753B" w:rsidP="00BB5248">
      <w:pPr>
        <w:spacing w:line="360" w:lineRule="auto"/>
        <w:jc w:val="both"/>
        <w:rPr>
          <w:rFonts w:ascii="Times New Roman" w:hAnsi="Times New Roman" w:cs="Times New Roman"/>
        </w:rPr>
      </w:pPr>
      <w:r w:rsidRPr="00A10CFB">
        <w:rPr>
          <w:rFonts w:ascii="Times New Roman" w:hAnsi="Times New Roman" w:cs="Times New Roman"/>
        </w:rPr>
        <w:t>Unit testing involved checking the working of the separate components at the coding level. All the functions and modules, including generating logic of the resume, API endpoints, and database queries were tested separately, using framework such as Jest (JavaScript/TypeScript) or PyTest (Python based AI modules).</w:t>
      </w:r>
    </w:p>
    <w:p w14:paraId="53F4D801" w14:textId="77777777" w:rsidR="00F9753B" w:rsidRPr="00A10CFB" w:rsidRDefault="00F9753B" w:rsidP="00BB5248">
      <w:pPr>
        <w:spacing w:line="360" w:lineRule="auto"/>
        <w:jc w:val="both"/>
        <w:rPr>
          <w:rFonts w:ascii="Times New Roman" w:hAnsi="Times New Roman" w:cs="Times New Roman"/>
        </w:rPr>
      </w:pPr>
      <w:r w:rsidRPr="00A10CFB">
        <w:rPr>
          <w:rFonts w:ascii="Times New Roman" w:hAnsi="Times New Roman" w:cs="Times New Roman"/>
        </w:rPr>
        <w:t>Examples of Components to Be Unit Tested:</w:t>
      </w:r>
    </w:p>
    <w:p w14:paraId="322A4415" w14:textId="31FB1CA9" w:rsidR="00F9753B" w:rsidRPr="00A10CFB" w:rsidRDefault="00F9753B" w:rsidP="00BB5248">
      <w:pPr>
        <w:pStyle w:val="ListParagraph"/>
        <w:numPr>
          <w:ilvl w:val="0"/>
          <w:numId w:val="97"/>
        </w:numPr>
        <w:spacing w:line="360" w:lineRule="auto"/>
        <w:jc w:val="both"/>
        <w:rPr>
          <w:rFonts w:ascii="Times New Roman" w:hAnsi="Times New Roman" w:cs="Times New Roman"/>
        </w:rPr>
      </w:pPr>
      <w:r w:rsidRPr="00A10CFB">
        <w:rPr>
          <w:rFonts w:ascii="Times New Roman" w:hAnsi="Times New Roman" w:cs="Times New Roman"/>
        </w:rPr>
        <w:t>JSON resume formatter</w:t>
      </w:r>
    </w:p>
    <w:p w14:paraId="227F5C07" w14:textId="0871A91D" w:rsidR="00F9753B" w:rsidRPr="00A10CFB" w:rsidRDefault="00F9753B" w:rsidP="00BB5248">
      <w:pPr>
        <w:pStyle w:val="ListParagraph"/>
        <w:numPr>
          <w:ilvl w:val="0"/>
          <w:numId w:val="97"/>
        </w:numPr>
        <w:spacing w:line="360" w:lineRule="auto"/>
        <w:jc w:val="both"/>
        <w:rPr>
          <w:rFonts w:ascii="Times New Roman" w:hAnsi="Times New Roman" w:cs="Times New Roman"/>
        </w:rPr>
      </w:pPr>
      <w:r w:rsidRPr="00A10CFB">
        <w:rPr>
          <w:rFonts w:ascii="Times New Roman" w:hAnsi="Times New Roman" w:cs="Times New Roman"/>
        </w:rPr>
        <w:t>Job recommendation filter in put validation</w:t>
      </w:r>
    </w:p>
    <w:p w14:paraId="3CF5B0C7" w14:textId="41E1E5C8" w:rsidR="00F9753B" w:rsidRPr="00A10CFB" w:rsidRDefault="00F9753B" w:rsidP="00BB5248">
      <w:pPr>
        <w:pStyle w:val="ListParagraph"/>
        <w:numPr>
          <w:ilvl w:val="0"/>
          <w:numId w:val="97"/>
        </w:numPr>
        <w:spacing w:line="360" w:lineRule="auto"/>
        <w:jc w:val="both"/>
        <w:rPr>
          <w:rFonts w:ascii="Times New Roman" w:hAnsi="Times New Roman" w:cs="Times New Roman"/>
        </w:rPr>
      </w:pPr>
      <w:r w:rsidRPr="00A10CFB">
        <w:rPr>
          <w:rFonts w:ascii="Times New Roman" w:hAnsi="Times New Roman" w:cs="Times New Roman"/>
        </w:rPr>
        <w:t>Parsing logic of an AI output</w:t>
      </w:r>
    </w:p>
    <w:p w14:paraId="78E305B2" w14:textId="2CF5892C" w:rsidR="00F9753B" w:rsidRPr="00A10CFB" w:rsidRDefault="00F9753B" w:rsidP="00BB5248">
      <w:pPr>
        <w:pStyle w:val="ListParagraph"/>
        <w:numPr>
          <w:ilvl w:val="0"/>
          <w:numId w:val="97"/>
        </w:numPr>
        <w:spacing w:line="360" w:lineRule="auto"/>
        <w:jc w:val="both"/>
        <w:rPr>
          <w:rFonts w:ascii="Times New Roman" w:hAnsi="Times New Roman" w:cs="Times New Roman"/>
        </w:rPr>
      </w:pPr>
      <w:r w:rsidRPr="00A10CFB">
        <w:rPr>
          <w:rFonts w:ascii="Times New Roman" w:hAnsi="Times New Roman" w:cs="Times New Roman"/>
        </w:rPr>
        <w:t>Functions of database query</w:t>
      </w:r>
    </w:p>
    <w:p w14:paraId="19F0BC5E" w14:textId="77777777" w:rsidR="00F9753B" w:rsidRPr="00A10CFB" w:rsidRDefault="00F9753B" w:rsidP="00BB5248">
      <w:pPr>
        <w:spacing w:line="360" w:lineRule="auto"/>
        <w:jc w:val="both"/>
        <w:rPr>
          <w:rFonts w:ascii="Times New Roman" w:hAnsi="Times New Roman" w:cs="Times New Roman"/>
        </w:rPr>
      </w:pPr>
      <w:r w:rsidRPr="00A10CFB">
        <w:rPr>
          <w:rFonts w:ascii="Times New Roman" w:hAnsi="Times New Roman" w:cs="Times New Roman"/>
        </w:rPr>
        <w:t>Each development sprint included running unit tests and the core idea was that any new functionality should not disrupt the existing one. Real life inputs were simulated using mock data and the results were compared to the expected outcome.</w:t>
      </w:r>
    </w:p>
    <w:p w14:paraId="1D1D5B29" w14:textId="77777777" w:rsidR="00F9753B" w:rsidRPr="00A10CFB" w:rsidRDefault="00F9753B" w:rsidP="00BB5248">
      <w:pPr>
        <w:spacing w:line="360" w:lineRule="auto"/>
        <w:jc w:val="both"/>
        <w:rPr>
          <w:rFonts w:ascii="Times New Roman" w:hAnsi="Times New Roman" w:cs="Times New Roman"/>
        </w:rPr>
      </w:pPr>
    </w:p>
    <w:p w14:paraId="6EC5DF06" w14:textId="2202774B" w:rsidR="00F9753B" w:rsidRPr="00A10CFB" w:rsidRDefault="00F9753B" w:rsidP="00BB5248">
      <w:pPr>
        <w:pStyle w:val="Heading2"/>
        <w:spacing w:line="360" w:lineRule="auto"/>
        <w:jc w:val="both"/>
        <w:rPr>
          <w:rFonts w:ascii="Times New Roman" w:hAnsi="Times New Roman" w:cs="Times New Roman"/>
          <w:b/>
          <w:bCs/>
          <w:color w:val="auto"/>
          <w:sz w:val="28"/>
          <w:szCs w:val="28"/>
        </w:rPr>
      </w:pPr>
      <w:bookmarkStart w:id="107" w:name="_Toc203932231"/>
      <w:r w:rsidRPr="00A10CFB">
        <w:rPr>
          <w:rFonts w:ascii="Times New Roman" w:hAnsi="Times New Roman" w:cs="Times New Roman"/>
          <w:b/>
          <w:bCs/>
          <w:color w:val="auto"/>
          <w:sz w:val="28"/>
          <w:szCs w:val="28"/>
        </w:rPr>
        <w:t>System Testing</w:t>
      </w:r>
      <w:bookmarkEnd w:id="107"/>
    </w:p>
    <w:p w14:paraId="22CD2F24" w14:textId="77777777" w:rsidR="00F9753B" w:rsidRPr="00A10CFB" w:rsidRDefault="00F9753B" w:rsidP="00BB5248">
      <w:pPr>
        <w:spacing w:line="360" w:lineRule="auto"/>
        <w:jc w:val="both"/>
        <w:rPr>
          <w:rFonts w:ascii="Times New Roman" w:hAnsi="Times New Roman" w:cs="Times New Roman"/>
        </w:rPr>
      </w:pPr>
      <w:r w:rsidRPr="00A10CFB">
        <w:rPr>
          <w:rFonts w:ascii="Times New Roman" w:hAnsi="Times New Roman" w:cs="Times New Roman"/>
        </w:rPr>
        <w:t>The platform was tested in systems, and all modules were expected to perform according to expectations. This entailed trial combinations of:</w:t>
      </w:r>
    </w:p>
    <w:p w14:paraId="04CECD30" w14:textId="5B05E719" w:rsidR="00F9753B" w:rsidRPr="00A10CFB" w:rsidRDefault="00F9753B" w:rsidP="00BB5248">
      <w:pPr>
        <w:pStyle w:val="ListParagraph"/>
        <w:numPr>
          <w:ilvl w:val="0"/>
          <w:numId w:val="98"/>
        </w:numPr>
        <w:spacing w:line="360" w:lineRule="auto"/>
        <w:jc w:val="both"/>
        <w:rPr>
          <w:rFonts w:ascii="Times New Roman" w:hAnsi="Times New Roman" w:cs="Times New Roman"/>
        </w:rPr>
      </w:pPr>
      <w:r w:rsidRPr="00A10CFB">
        <w:rPr>
          <w:rFonts w:ascii="Times New Roman" w:hAnsi="Times New Roman" w:cs="Times New Roman"/>
        </w:rPr>
        <w:t>Front ends and back ends Forms and APIs</w:t>
      </w:r>
    </w:p>
    <w:p w14:paraId="4C31B928" w14:textId="0C7F9349" w:rsidR="00F9753B" w:rsidRPr="00A10CFB" w:rsidRDefault="00F9753B" w:rsidP="00BB5248">
      <w:pPr>
        <w:pStyle w:val="ListParagraph"/>
        <w:numPr>
          <w:ilvl w:val="0"/>
          <w:numId w:val="98"/>
        </w:numPr>
        <w:spacing w:line="360" w:lineRule="auto"/>
        <w:jc w:val="both"/>
        <w:rPr>
          <w:rFonts w:ascii="Times New Roman" w:hAnsi="Times New Roman" w:cs="Times New Roman"/>
        </w:rPr>
      </w:pPr>
      <w:r w:rsidRPr="00A10CFB">
        <w:rPr>
          <w:rFonts w:ascii="Times New Roman" w:hAnsi="Times New Roman" w:cs="Times New Roman"/>
        </w:rPr>
        <w:t>User input and AI modules streams</w:t>
      </w:r>
    </w:p>
    <w:p w14:paraId="4EE5FD29" w14:textId="15420BE6" w:rsidR="00F9753B" w:rsidRPr="00A10CFB" w:rsidRDefault="00F9753B" w:rsidP="00BB5248">
      <w:pPr>
        <w:pStyle w:val="ListParagraph"/>
        <w:numPr>
          <w:ilvl w:val="0"/>
          <w:numId w:val="98"/>
        </w:numPr>
        <w:spacing w:line="360" w:lineRule="auto"/>
        <w:jc w:val="both"/>
        <w:rPr>
          <w:rFonts w:ascii="Times New Roman" w:hAnsi="Times New Roman" w:cs="Times New Roman"/>
        </w:rPr>
      </w:pPr>
      <w:r w:rsidRPr="00A10CFB">
        <w:rPr>
          <w:rFonts w:ascii="Times New Roman" w:hAnsi="Times New Roman" w:cs="Times New Roman"/>
        </w:rPr>
        <w:t>Database storage and resume downloads</w:t>
      </w:r>
    </w:p>
    <w:p w14:paraId="38491F36" w14:textId="28BA468B" w:rsidR="00F9753B" w:rsidRPr="00A10CFB" w:rsidRDefault="00F9753B" w:rsidP="00BB5248">
      <w:pPr>
        <w:pStyle w:val="ListParagraph"/>
        <w:numPr>
          <w:ilvl w:val="0"/>
          <w:numId w:val="98"/>
        </w:numPr>
        <w:spacing w:line="360" w:lineRule="auto"/>
        <w:jc w:val="both"/>
        <w:rPr>
          <w:rFonts w:ascii="Times New Roman" w:hAnsi="Times New Roman" w:cs="Times New Roman"/>
        </w:rPr>
      </w:pPr>
      <w:r w:rsidRPr="00A10CFB">
        <w:rPr>
          <w:rFonts w:ascii="Times New Roman" w:hAnsi="Times New Roman" w:cs="Times New Roman"/>
        </w:rPr>
        <w:t>Semantic filtering engine: job recommendation interface</w:t>
      </w:r>
    </w:p>
    <w:p w14:paraId="6294CC98" w14:textId="683F2F49" w:rsidR="00F9753B" w:rsidRPr="00A10CFB" w:rsidRDefault="00F9753B" w:rsidP="00BB5248">
      <w:pPr>
        <w:spacing w:line="360" w:lineRule="auto"/>
        <w:jc w:val="both"/>
        <w:rPr>
          <w:rFonts w:ascii="Times New Roman" w:hAnsi="Times New Roman" w:cs="Times New Roman"/>
        </w:rPr>
      </w:pPr>
      <w:r w:rsidRPr="00A10CFB">
        <w:rPr>
          <w:rFonts w:ascii="Times New Roman" w:hAnsi="Times New Roman" w:cs="Times New Roman"/>
        </w:rPr>
        <w:t>They tried both positive and negative scenarios. Example, an invalid input in the context of job search should give error messages or fallbacks, whereas the valid filters would respond within relevant results. The edge cases, including empty job set or large file upload were also validated during this phase.</w:t>
      </w:r>
    </w:p>
    <w:p w14:paraId="6D5AE13F" w14:textId="77777777" w:rsidR="00CA4E94" w:rsidRPr="00A10CFB" w:rsidRDefault="00CA4E94" w:rsidP="00BB5248">
      <w:pPr>
        <w:spacing w:line="360" w:lineRule="auto"/>
        <w:jc w:val="both"/>
        <w:rPr>
          <w:rFonts w:ascii="Times New Roman" w:hAnsi="Times New Roman" w:cs="Times New Roman"/>
        </w:rPr>
      </w:pPr>
    </w:p>
    <w:p w14:paraId="15BAD0A0" w14:textId="5B3CFE40" w:rsidR="00CA4E94" w:rsidRPr="00A10CFB" w:rsidRDefault="00CA4E94" w:rsidP="00BB5248">
      <w:pPr>
        <w:pStyle w:val="Heading2"/>
        <w:spacing w:line="360" w:lineRule="auto"/>
        <w:jc w:val="both"/>
        <w:rPr>
          <w:rFonts w:ascii="Times New Roman" w:hAnsi="Times New Roman" w:cs="Times New Roman"/>
          <w:b/>
          <w:bCs/>
          <w:color w:val="auto"/>
          <w:sz w:val="28"/>
          <w:szCs w:val="28"/>
        </w:rPr>
      </w:pPr>
      <w:bookmarkStart w:id="108" w:name="_Toc203932232"/>
      <w:r w:rsidRPr="00A10CFB">
        <w:rPr>
          <w:rFonts w:ascii="Times New Roman" w:hAnsi="Times New Roman" w:cs="Times New Roman"/>
          <w:b/>
          <w:bCs/>
          <w:color w:val="auto"/>
          <w:sz w:val="28"/>
          <w:szCs w:val="28"/>
        </w:rPr>
        <w:lastRenderedPageBreak/>
        <w:t>User Acceptance Testing (UAT)</w:t>
      </w:r>
      <w:bookmarkEnd w:id="108"/>
    </w:p>
    <w:p w14:paraId="2822EA4D" w14:textId="77777777" w:rsidR="00FD1A1F" w:rsidRPr="00A10CFB" w:rsidRDefault="00FD1A1F" w:rsidP="00BB5248">
      <w:pPr>
        <w:spacing w:line="360" w:lineRule="auto"/>
        <w:jc w:val="both"/>
        <w:rPr>
          <w:rFonts w:ascii="Times New Roman" w:hAnsi="Times New Roman" w:cs="Times New Roman"/>
        </w:rPr>
      </w:pPr>
      <w:r w:rsidRPr="00A10CFB">
        <w:rPr>
          <w:rFonts w:ascii="Times New Roman" w:hAnsi="Times New Roman" w:cs="Times New Roman"/>
        </w:rPr>
        <w:t>A sample of users was used in conducting UAT; they were:</w:t>
      </w:r>
    </w:p>
    <w:p w14:paraId="0B97190D" w14:textId="7D7C645B" w:rsidR="00FD1A1F" w:rsidRPr="00A10CFB" w:rsidRDefault="00FD1A1F" w:rsidP="00BB5248">
      <w:pPr>
        <w:pStyle w:val="ListParagraph"/>
        <w:numPr>
          <w:ilvl w:val="0"/>
          <w:numId w:val="99"/>
        </w:numPr>
        <w:spacing w:line="360" w:lineRule="auto"/>
        <w:jc w:val="both"/>
        <w:rPr>
          <w:rFonts w:ascii="Times New Roman" w:hAnsi="Times New Roman" w:cs="Times New Roman"/>
        </w:rPr>
      </w:pPr>
      <w:r w:rsidRPr="00A10CFB">
        <w:rPr>
          <w:rFonts w:ascii="Times New Roman" w:hAnsi="Times New Roman" w:cs="Times New Roman"/>
        </w:rPr>
        <w:t>People who search for a job and check out resume building and seeking employment</w:t>
      </w:r>
    </w:p>
    <w:p w14:paraId="5423370A" w14:textId="77777777" w:rsidR="00FD1A1F" w:rsidRPr="00A10CFB" w:rsidRDefault="00FD1A1F" w:rsidP="00BB5248">
      <w:pPr>
        <w:pStyle w:val="ListParagraph"/>
        <w:numPr>
          <w:ilvl w:val="0"/>
          <w:numId w:val="99"/>
        </w:numPr>
        <w:spacing w:line="360" w:lineRule="auto"/>
        <w:jc w:val="both"/>
        <w:rPr>
          <w:rFonts w:ascii="Times New Roman" w:hAnsi="Times New Roman" w:cs="Times New Roman"/>
        </w:rPr>
      </w:pPr>
      <w:r w:rsidRPr="00A10CFB">
        <w:rPr>
          <w:rFonts w:ascii="Times New Roman" w:hAnsi="Times New Roman" w:cs="Times New Roman"/>
        </w:rPr>
        <w:t>The posters of jobs by recruiters or the job-screening by recruiters</w:t>
      </w:r>
    </w:p>
    <w:p w14:paraId="68628897" w14:textId="023C089E" w:rsidR="00FD1A1F" w:rsidRPr="00A10CFB" w:rsidRDefault="00FD1A1F" w:rsidP="00BB5248">
      <w:pPr>
        <w:spacing w:line="360" w:lineRule="auto"/>
        <w:jc w:val="both"/>
        <w:rPr>
          <w:rFonts w:ascii="Times New Roman" w:hAnsi="Times New Roman" w:cs="Times New Roman"/>
        </w:rPr>
      </w:pPr>
      <w:r w:rsidRPr="00A10CFB">
        <w:rPr>
          <w:rFonts w:ascii="Times New Roman" w:hAnsi="Times New Roman" w:cs="Times New Roman"/>
        </w:rPr>
        <w:t>The Google Forms and in-app surveys were used to obtain feedback to assess the usability, performance, and accuracy. According to the answers:</w:t>
      </w:r>
    </w:p>
    <w:p w14:paraId="69D416D7" w14:textId="5E834D89" w:rsidR="00FD1A1F" w:rsidRPr="00A10CFB" w:rsidRDefault="00FD1A1F" w:rsidP="00BB5248">
      <w:pPr>
        <w:pStyle w:val="ListParagraph"/>
        <w:numPr>
          <w:ilvl w:val="0"/>
          <w:numId w:val="100"/>
        </w:numPr>
        <w:spacing w:line="360" w:lineRule="auto"/>
        <w:jc w:val="both"/>
        <w:rPr>
          <w:rFonts w:ascii="Times New Roman" w:hAnsi="Times New Roman" w:cs="Times New Roman"/>
        </w:rPr>
      </w:pPr>
      <w:r w:rsidRPr="00A10CFB">
        <w:rPr>
          <w:rFonts w:ascii="Times New Roman" w:hAnsi="Times New Roman" w:cs="Times New Roman"/>
        </w:rPr>
        <w:t>Formatting and tone of resumes was enhanced</w:t>
      </w:r>
    </w:p>
    <w:p w14:paraId="41CDDD98" w14:textId="660369D4" w:rsidR="00FD1A1F" w:rsidRPr="00A10CFB" w:rsidRDefault="00FD1A1F" w:rsidP="00BB5248">
      <w:pPr>
        <w:pStyle w:val="ListParagraph"/>
        <w:numPr>
          <w:ilvl w:val="0"/>
          <w:numId w:val="100"/>
        </w:numPr>
        <w:spacing w:line="360" w:lineRule="auto"/>
        <w:jc w:val="both"/>
        <w:rPr>
          <w:rFonts w:ascii="Times New Roman" w:hAnsi="Times New Roman" w:cs="Times New Roman"/>
        </w:rPr>
      </w:pPr>
      <w:r w:rsidRPr="00A10CFB">
        <w:rPr>
          <w:rFonts w:ascii="Times New Roman" w:hAnsi="Times New Roman" w:cs="Times New Roman"/>
        </w:rPr>
        <w:t>The experience was put more emphasis in job recommendations</w:t>
      </w:r>
    </w:p>
    <w:p w14:paraId="49E03C90" w14:textId="2BFFC9C7" w:rsidR="00FD1A1F" w:rsidRPr="00A10CFB" w:rsidRDefault="00FD1A1F" w:rsidP="00BB5248">
      <w:pPr>
        <w:pStyle w:val="ListParagraph"/>
        <w:numPr>
          <w:ilvl w:val="0"/>
          <w:numId w:val="100"/>
        </w:numPr>
        <w:spacing w:line="360" w:lineRule="auto"/>
        <w:jc w:val="both"/>
        <w:rPr>
          <w:rFonts w:ascii="Times New Roman" w:hAnsi="Times New Roman" w:cs="Times New Roman"/>
        </w:rPr>
      </w:pPr>
      <w:r w:rsidRPr="00A10CFB">
        <w:rPr>
          <w:rFonts w:ascii="Times New Roman" w:hAnsi="Times New Roman" w:cs="Times New Roman"/>
        </w:rPr>
        <w:t>The interface of the recruiter was streamlined to post job faster</w:t>
      </w:r>
    </w:p>
    <w:p w14:paraId="5FE74510" w14:textId="6349A717" w:rsidR="00FD1A1F" w:rsidRPr="00A10CFB" w:rsidRDefault="00FD1A1F" w:rsidP="00BB5248">
      <w:pPr>
        <w:spacing w:line="360" w:lineRule="auto"/>
        <w:jc w:val="both"/>
        <w:rPr>
          <w:rFonts w:ascii="Times New Roman" w:hAnsi="Times New Roman" w:cs="Times New Roman"/>
        </w:rPr>
      </w:pPr>
      <w:r w:rsidRPr="00A10CFB">
        <w:rPr>
          <w:rFonts w:ascii="Times New Roman" w:hAnsi="Times New Roman" w:cs="Times New Roman"/>
        </w:rPr>
        <w:t>The feedback loop made the platform match user expectations in the real-world setting and led to final adjustments before being put in place.</w:t>
      </w:r>
    </w:p>
    <w:p w14:paraId="70E94F20" w14:textId="77777777" w:rsidR="00FD1A1F" w:rsidRPr="00A10CFB" w:rsidRDefault="00FD1A1F" w:rsidP="00BB5248">
      <w:pPr>
        <w:spacing w:line="360" w:lineRule="auto"/>
        <w:jc w:val="both"/>
        <w:rPr>
          <w:rFonts w:ascii="Times New Roman" w:hAnsi="Times New Roman" w:cs="Times New Roman"/>
        </w:rPr>
      </w:pPr>
    </w:p>
    <w:p w14:paraId="6BEB60E6" w14:textId="57B28A3B" w:rsidR="00FD1A1F" w:rsidRPr="00A10CFB" w:rsidRDefault="00FD1A1F" w:rsidP="00BB5248">
      <w:pPr>
        <w:pStyle w:val="Heading2"/>
        <w:spacing w:line="360" w:lineRule="auto"/>
        <w:jc w:val="both"/>
        <w:rPr>
          <w:rFonts w:ascii="Times New Roman" w:hAnsi="Times New Roman" w:cs="Times New Roman"/>
          <w:b/>
          <w:bCs/>
          <w:color w:val="auto"/>
          <w:sz w:val="28"/>
          <w:szCs w:val="28"/>
        </w:rPr>
      </w:pPr>
      <w:bookmarkStart w:id="109" w:name="_Toc203932233"/>
      <w:r w:rsidRPr="00A10CFB">
        <w:rPr>
          <w:rFonts w:ascii="Times New Roman" w:hAnsi="Times New Roman" w:cs="Times New Roman"/>
          <w:b/>
          <w:bCs/>
          <w:color w:val="auto"/>
          <w:sz w:val="28"/>
          <w:szCs w:val="28"/>
        </w:rPr>
        <w:t>Test Cases</w:t>
      </w:r>
      <w:bookmarkEnd w:id="109"/>
    </w:p>
    <w:p w14:paraId="5D5E3B97" w14:textId="77777777" w:rsidR="00782547" w:rsidRPr="00A10CFB" w:rsidRDefault="00782547" w:rsidP="00BB5248">
      <w:pPr>
        <w:spacing w:line="360" w:lineRule="auto"/>
        <w:jc w:val="both"/>
        <w:rPr>
          <w:rFonts w:ascii="Times New Roman" w:hAnsi="Times New Roman" w:cs="Times New Roman"/>
        </w:rPr>
      </w:pPr>
      <w:r w:rsidRPr="00A10CFB">
        <w:rPr>
          <w:rFonts w:ascii="Times New Roman" w:hAnsi="Times New Roman" w:cs="Times New Roman"/>
        </w:rPr>
        <w:t>Defined test cases covered a wide range of functionalities. Below are sample test cases:</w:t>
      </w:r>
    </w:p>
    <w:tbl>
      <w:tblPr>
        <w:tblStyle w:val="TableGrid"/>
        <w:tblW w:w="0" w:type="auto"/>
        <w:tblLook w:val="04A0" w:firstRow="1" w:lastRow="0" w:firstColumn="1" w:lastColumn="0" w:noHBand="0" w:noVBand="1"/>
      </w:tblPr>
      <w:tblGrid>
        <w:gridCol w:w="1165"/>
        <w:gridCol w:w="2575"/>
        <w:gridCol w:w="2465"/>
        <w:gridCol w:w="2250"/>
        <w:gridCol w:w="895"/>
      </w:tblGrid>
      <w:tr w:rsidR="006377A3" w:rsidRPr="00A10CFB" w14:paraId="3CEB816E" w14:textId="77777777" w:rsidTr="006377A3">
        <w:tc>
          <w:tcPr>
            <w:tcW w:w="1165" w:type="dxa"/>
          </w:tcPr>
          <w:p w14:paraId="6D15FFC4" w14:textId="4BE42B41" w:rsidR="006377A3" w:rsidRPr="00A10CFB" w:rsidRDefault="006377A3" w:rsidP="00BB5248">
            <w:pPr>
              <w:spacing w:line="360" w:lineRule="auto"/>
              <w:jc w:val="both"/>
              <w:rPr>
                <w:rFonts w:ascii="Times New Roman" w:hAnsi="Times New Roman" w:cs="Times New Roman"/>
                <w:b/>
                <w:bCs/>
              </w:rPr>
            </w:pPr>
            <w:r w:rsidRPr="00A10CFB">
              <w:rPr>
                <w:rFonts w:ascii="Times New Roman" w:hAnsi="Times New Roman" w:cs="Times New Roman"/>
                <w:b/>
                <w:bCs/>
              </w:rPr>
              <w:t>Test Case ID</w:t>
            </w:r>
          </w:p>
        </w:tc>
        <w:tc>
          <w:tcPr>
            <w:tcW w:w="2575" w:type="dxa"/>
          </w:tcPr>
          <w:p w14:paraId="0001E2A4" w14:textId="2F633589" w:rsidR="006377A3" w:rsidRPr="00A10CFB" w:rsidRDefault="006377A3" w:rsidP="00BB5248">
            <w:pPr>
              <w:spacing w:line="360" w:lineRule="auto"/>
              <w:jc w:val="both"/>
              <w:rPr>
                <w:rFonts w:ascii="Times New Roman" w:hAnsi="Times New Roman" w:cs="Times New Roman"/>
                <w:b/>
                <w:bCs/>
              </w:rPr>
            </w:pPr>
            <w:r w:rsidRPr="00A10CFB">
              <w:rPr>
                <w:rFonts w:ascii="Times New Roman" w:hAnsi="Times New Roman" w:cs="Times New Roman"/>
                <w:b/>
                <w:bCs/>
              </w:rPr>
              <w:t>Description</w:t>
            </w:r>
          </w:p>
        </w:tc>
        <w:tc>
          <w:tcPr>
            <w:tcW w:w="2465" w:type="dxa"/>
          </w:tcPr>
          <w:p w14:paraId="6360585C" w14:textId="47058708" w:rsidR="006377A3" w:rsidRPr="00A10CFB" w:rsidRDefault="006377A3" w:rsidP="00BB5248">
            <w:pPr>
              <w:spacing w:line="360" w:lineRule="auto"/>
              <w:jc w:val="both"/>
              <w:rPr>
                <w:rFonts w:ascii="Times New Roman" w:hAnsi="Times New Roman" w:cs="Times New Roman"/>
                <w:b/>
                <w:bCs/>
              </w:rPr>
            </w:pPr>
            <w:r w:rsidRPr="00A10CFB">
              <w:rPr>
                <w:rFonts w:ascii="Times New Roman" w:hAnsi="Times New Roman" w:cs="Times New Roman"/>
                <w:b/>
                <w:bCs/>
              </w:rPr>
              <w:t>Input</w:t>
            </w:r>
          </w:p>
        </w:tc>
        <w:tc>
          <w:tcPr>
            <w:tcW w:w="2250" w:type="dxa"/>
          </w:tcPr>
          <w:p w14:paraId="022AB6C4" w14:textId="726E93D4" w:rsidR="006377A3" w:rsidRPr="00A10CFB" w:rsidRDefault="006377A3" w:rsidP="00BB5248">
            <w:pPr>
              <w:spacing w:line="360" w:lineRule="auto"/>
              <w:jc w:val="both"/>
              <w:rPr>
                <w:rFonts w:ascii="Times New Roman" w:hAnsi="Times New Roman" w:cs="Times New Roman"/>
                <w:b/>
                <w:bCs/>
              </w:rPr>
            </w:pPr>
            <w:r w:rsidRPr="00A10CFB">
              <w:rPr>
                <w:rFonts w:ascii="Times New Roman" w:hAnsi="Times New Roman" w:cs="Times New Roman"/>
                <w:b/>
                <w:bCs/>
              </w:rPr>
              <w:t>Expected Output</w:t>
            </w:r>
          </w:p>
        </w:tc>
        <w:tc>
          <w:tcPr>
            <w:tcW w:w="895" w:type="dxa"/>
          </w:tcPr>
          <w:p w14:paraId="3BB22969" w14:textId="2B9D3D8A" w:rsidR="006377A3" w:rsidRPr="00A10CFB" w:rsidRDefault="006377A3" w:rsidP="00BB5248">
            <w:pPr>
              <w:spacing w:line="360" w:lineRule="auto"/>
              <w:jc w:val="both"/>
              <w:rPr>
                <w:rFonts w:ascii="Times New Roman" w:hAnsi="Times New Roman" w:cs="Times New Roman"/>
                <w:b/>
                <w:bCs/>
              </w:rPr>
            </w:pPr>
            <w:r w:rsidRPr="00A10CFB">
              <w:rPr>
                <w:rFonts w:ascii="Times New Roman" w:hAnsi="Times New Roman" w:cs="Times New Roman"/>
                <w:b/>
                <w:bCs/>
              </w:rPr>
              <w:t>Status</w:t>
            </w:r>
          </w:p>
        </w:tc>
      </w:tr>
      <w:tr w:rsidR="006377A3" w:rsidRPr="00A10CFB" w14:paraId="5345946A" w14:textId="77777777" w:rsidTr="006377A3">
        <w:tc>
          <w:tcPr>
            <w:tcW w:w="1165" w:type="dxa"/>
          </w:tcPr>
          <w:p w14:paraId="31D1331A" w14:textId="318BC54C"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TC-001</w:t>
            </w:r>
          </w:p>
        </w:tc>
        <w:tc>
          <w:tcPr>
            <w:tcW w:w="2575" w:type="dxa"/>
          </w:tcPr>
          <w:p w14:paraId="41A233A1" w14:textId="64641CED"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Resume generated with complete input</w:t>
            </w:r>
          </w:p>
        </w:tc>
        <w:tc>
          <w:tcPr>
            <w:tcW w:w="2465" w:type="dxa"/>
          </w:tcPr>
          <w:p w14:paraId="06A37066" w14:textId="3CC5DF85"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Valid Job Title, skills, etc.</w:t>
            </w:r>
          </w:p>
        </w:tc>
        <w:tc>
          <w:tcPr>
            <w:tcW w:w="2250" w:type="dxa"/>
          </w:tcPr>
          <w:p w14:paraId="471BA26A" w14:textId="71AB392A"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Structured resume in JSON format</w:t>
            </w:r>
          </w:p>
        </w:tc>
        <w:tc>
          <w:tcPr>
            <w:tcW w:w="895" w:type="dxa"/>
          </w:tcPr>
          <w:p w14:paraId="0A32A08A" w14:textId="26587EEA"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Passed</w:t>
            </w:r>
          </w:p>
        </w:tc>
      </w:tr>
      <w:tr w:rsidR="006377A3" w:rsidRPr="00A10CFB" w14:paraId="1A4FD740" w14:textId="77777777" w:rsidTr="006377A3">
        <w:tc>
          <w:tcPr>
            <w:tcW w:w="1165" w:type="dxa"/>
          </w:tcPr>
          <w:p w14:paraId="2F5B8EE2" w14:textId="0DB67B77"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TC-002</w:t>
            </w:r>
          </w:p>
        </w:tc>
        <w:tc>
          <w:tcPr>
            <w:tcW w:w="2575" w:type="dxa"/>
          </w:tcPr>
          <w:p w14:paraId="66854EEA" w14:textId="5DC27231"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Invalid job title in job search</w:t>
            </w:r>
          </w:p>
        </w:tc>
        <w:tc>
          <w:tcPr>
            <w:tcW w:w="2465" w:type="dxa"/>
          </w:tcPr>
          <w:p w14:paraId="2331468B" w14:textId="773AC6CC"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Random string input</w:t>
            </w:r>
          </w:p>
        </w:tc>
        <w:tc>
          <w:tcPr>
            <w:tcW w:w="2250" w:type="dxa"/>
          </w:tcPr>
          <w:p w14:paraId="346C0CAD" w14:textId="02799C95"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“No Result Found” message.</w:t>
            </w:r>
          </w:p>
        </w:tc>
        <w:tc>
          <w:tcPr>
            <w:tcW w:w="895" w:type="dxa"/>
          </w:tcPr>
          <w:p w14:paraId="302F1BF2" w14:textId="13748382"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Passed</w:t>
            </w:r>
          </w:p>
        </w:tc>
      </w:tr>
      <w:tr w:rsidR="006377A3" w:rsidRPr="00A10CFB" w14:paraId="7DFF8AC3" w14:textId="77777777" w:rsidTr="006377A3">
        <w:tc>
          <w:tcPr>
            <w:tcW w:w="1165" w:type="dxa"/>
          </w:tcPr>
          <w:p w14:paraId="04017EE8" w14:textId="1653C792"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TC-003</w:t>
            </w:r>
          </w:p>
        </w:tc>
        <w:tc>
          <w:tcPr>
            <w:tcW w:w="2575" w:type="dxa"/>
          </w:tcPr>
          <w:p w14:paraId="486E36CA" w14:textId="2612201F"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Resume feedback on weak resumes</w:t>
            </w:r>
          </w:p>
        </w:tc>
        <w:tc>
          <w:tcPr>
            <w:tcW w:w="2465" w:type="dxa"/>
          </w:tcPr>
          <w:p w14:paraId="4738B92D" w14:textId="59A1E030"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Minimal work history</w:t>
            </w:r>
          </w:p>
        </w:tc>
        <w:tc>
          <w:tcPr>
            <w:tcW w:w="2250" w:type="dxa"/>
          </w:tcPr>
          <w:p w14:paraId="6624CC5C" w14:textId="4C125E04"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Ai suggestions with score</w:t>
            </w:r>
          </w:p>
        </w:tc>
        <w:tc>
          <w:tcPr>
            <w:tcW w:w="895" w:type="dxa"/>
          </w:tcPr>
          <w:p w14:paraId="2CC0DD89" w14:textId="073D27E0"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Passed</w:t>
            </w:r>
          </w:p>
        </w:tc>
      </w:tr>
      <w:tr w:rsidR="006377A3" w:rsidRPr="00A10CFB" w14:paraId="58A62713" w14:textId="77777777" w:rsidTr="006377A3">
        <w:tc>
          <w:tcPr>
            <w:tcW w:w="1165" w:type="dxa"/>
          </w:tcPr>
          <w:p w14:paraId="4F7B4B4E" w14:textId="2F2C3CAA"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TC-004</w:t>
            </w:r>
          </w:p>
        </w:tc>
        <w:tc>
          <w:tcPr>
            <w:tcW w:w="2575" w:type="dxa"/>
          </w:tcPr>
          <w:p w14:paraId="4804E1E7" w14:textId="4F5354ED"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Job post creation by recruiter</w:t>
            </w:r>
          </w:p>
        </w:tc>
        <w:tc>
          <w:tcPr>
            <w:tcW w:w="2465" w:type="dxa"/>
          </w:tcPr>
          <w:p w14:paraId="7E5B2A57" w14:textId="3A94F42F"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All required fields completed</w:t>
            </w:r>
          </w:p>
        </w:tc>
        <w:tc>
          <w:tcPr>
            <w:tcW w:w="2250" w:type="dxa"/>
          </w:tcPr>
          <w:p w14:paraId="0A743A21" w14:textId="060E5D25"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Job listed on recruiter dashboard</w:t>
            </w:r>
          </w:p>
        </w:tc>
        <w:tc>
          <w:tcPr>
            <w:tcW w:w="895" w:type="dxa"/>
          </w:tcPr>
          <w:p w14:paraId="27E6B478" w14:textId="5E0319F1"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Passed</w:t>
            </w:r>
          </w:p>
        </w:tc>
      </w:tr>
      <w:tr w:rsidR="006377A3" w:rsidRPr="00A10CFB" w14:paraId="6287EE3E" w14:textId="77777777" w:rsidTr="006377A3">
        <w:tc>
          <w:tcPr>
            <w:tcW w:w="1165" w:type="dxa"/>
          </w:tcPr>
          <w:p w14:paraId="7935E8AD" w14:textId="46E9FB86"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TC-005</w:t>
            </w:r>
          </w:p>
        </w:tc>
        <w:tc>
          <w:tcPr>
            <w:tcW w:w="2575" w:type="dxa"/>
          </w:tcPr>
          <w:p w14:paraId="242C40D1" w14:textId="50778387" w:rsidR="006377A3" w:rsidRPr="00A10CFB" w:rsidRDefault="00510667" w:rsidP="00BB5248">
            <w:pPr>
              <w:spacing w:line="360" w:lineRule="auto"/>
              <w:jc w:val="both"/>
              <w:rPr>
                <w:rFonts w:ascii="Times New Roman" w:hAnsi="Times New Roman" w:cs="Times New Roman"/>
              </w:rPr>
            </w:pPr>
            <w:r w:rsidRPr="00A10CFB">
              <w:rPr>
                <w:rFonts w:ascii="Times New Roman" w:hAnsi="Times New Roman" w:cs="Times New Roman"/>
              </w:rPr>
              <w:t>Recommendation filtering (remote jobs only)</w:t>
            </w:r>
          </w:p>
        </w:tc>
        <w:tc>
          <w:tcPr>
            <w:tcW w:w="2465" w:type="dxa"/>
          </w:tcPr>
          <w:p w14:paraId="50BF5117" w14:textId="528350FA"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Filter: Remote</w:t>
            </w:r>
          </w:p>
        </w:tc>
        <w:tc>
          <w:tcPr>
            <w:tcW w:w="2250" w:type="dxa"/>
          </w:tcPr>
          <w:p w14:paraId="5696BDEA" w14:textId="164F85C1"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List of remote job listings</w:t>
            </w:r>
          </w:p>
        </w:tc>
        <w:tc>
          <w:tcPr>
            <w:tcW w:w="895" w:type="dxa"/>
          </w:tcPr>
          <w:p w14:paraId="70009CB0" w14:textId="51DF3DFB" w:rsidR="006377A3" w:rsidRPr="00A10CFB" w:rsidRDefault="006377A3" w:rsidP="00BB5248">
            <w:pPr>
              <w:spacing w:line="360" w:lineRule="auto"/>
              <w:jc w:val="both"/>
              <w:rPr>
                <w:rFonts w:ascii="Times New Roman" w:hAnsi="Times New Roman" w:cs="Times New Roman"/>
              </w:rPr>
            </w:pPr>
            <w:r w:rsidRPr="00A10CFB">
              <w:rPr>
                <w:rFonts w:ascii="Times New Roman" w:hAnsi="Times New Roman" w:cs="Times New Roman"/>
              </w:rPr>
              <w:t>Passed</w:t>
            </w:r>
          </w:p>
        </w:tc>
      </w:tr>
    </w:tbl>
    <w:p w14:paraId="5C928152" w14:textId="58429933" w:rsidR="00FA5145" w:rsidRPr="00A10CFB" w:rsidRDefault="00FA5145" w:rsidP="00BB5248">
      <w:pPr>
        <w:spacing w:line="360" w:lineRule="auto"/>
        <w:jc w:val="both"/>
        <w:rPr>
          <w:rFonts w:ascii="Times New Roman" w:hAnsi="Times New Roman" w:cs="Times New Roman"/>
        </w:rPr>
      </w:pPr>
    </w:p>
    <w:p w14:paraId="4CEA8D0A"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5D319B9D"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532BADDA"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4DB9598A" w14:textId="77777777" w:rsidR="00FA5145" w:rsidRPr="00A10CFB" w:rsidRDefault="00FA5145" w:rsidP="00BB5248">
      <w:pPr>
        <w:pStyle w:val="Heading1"/>
        <w:spacing w:line="360" w:lineRule="auto"/>
        <w:jc w:val="both"/>
        <w:rPr>
          <w:rFonts w:ascii="Times New Roman" w:hAnsi="Times New Roman" w:cs="Times New Roman"/>
          <w:b/>
          <w:bCs/>
          <w:color w:val="auto"/>
          <w:sz w:val="48"/>
          <w:szCs w:val="48"/>
        </w:rPr>
      </w:pPr>
    </w:p>
    <w:p w14:paraId="5AACD8B3" w14:textId="77777777" w:rsidR="00FA5145" w:rsidRPr="00A10CFB" w:rsidRDefault="00FA5145" w:rsidP="00BB5248">
      <w:pPr>
        <w:spacing w:line="360" w:lineRule="auto"/>
        <w:jc w:val="both"/>
        <w:rPr>
          <w:rFonts w:ascii="Times New Roman" w:hAnsi="Times New Roman" w:cs="Times New Roman"/>
        </w:rPr>
      </w:pPr>
    </w:p>
    <w:p w14:paraId="34023580" w14:textId="346DC0C4" w:rsidR="00FA5145" w:rsidRPr="00A10CFB" w:rsidRDefault="00FA5145" w:rsidP="00BB5248">
      <w:pPr>
        <w:pStyle w:val="Heading1"/>
        <w:spacing w:line="360" w:lineRule="auto"/>
        <w:jc w:val="both"/>
        <w:rPr>
          <w:rFonts w:ascii="Times New Roman" w:hAnsi="Times New Roman" w:cs="Times New Roman"/>
          <w:b/>
          <w:bCs/>
          <w:color w:val="auto"/>
          <w:sz w:val="48"/>
          <w:szCs w:val="48"/>
        </w:rPr>
      </w:pPr>
      <w:bookmarkStart w:id="110" w:name="_Toc203932234"/>
      <w:r w:rsidRPr="00A10CFB">
        <w:rPr>
          <w:rFonts w:ascii="Times New Roman" w:hAnsi="Times New Roman" w:cs="Times New Roman"/>
          <w:b/>
          <w:bCs/>
          <w:color w:val="auto"/>
          <w:sz w:val="48"/>
          <w:szCs w:val="48"/>
        </w:rPr>
        <w:t xml:space="preserve">Chapter </w:t>
      </w:r>
      <w:r w:rsidR="00CB1C60" w:rsidRPr="00A10CFB">
        <w:rPr>
          <w:rFonts w:ascii="Times New Roman" w:hAnsi="Times New Roman" w:cs="Times New Roman"/>
          <w:b/>
          <w:bCs/>
          <w:color w:val="auto"/>
          <w:sz w:val="48"/>
          <w:szCs w:val="48"/>
        </w:rPr>
        <w:t>7</w:t>
      </w:r>
      <w:r w:rsidRPr="00A10CFB">
        <w:rPr>
          <w:rFonts w:ascii="Times New Roman" w:hAnsi="Times New Roman" w:cs="Times New Roman"/>
          <w:b/>
          <w:bCs/>
          <w:color w:val="auto"/>
          <w:sz w:val="48"/>
          <w:szCs w:val="48"/>
        </w:rPr>
        <w:t>: Conclusion</w:t>
      </w:r>
      <w:bookmarkEnd w:id="110"/>
    </w:p>
    <w:p w14:paraId="293C2F82" w14:textId="77777777" w:rsidR="009C3D35" w:rsidRPr="00A10CFB" w:rsidRDefault="009C3D35" w:rsidP="00BB5248">
      <w:pPr>
        <w:spacing w:line="360" w:lineRule="auto"/>
        <w:jc w:val="both"/>
        <w:rPr>
          <w:rFonts w:ascii="Times New Roman" w:hAnsi="Times New Roman" w:cs="Times New Roman"/>
        </w:rPr>
      </w:pPr>
    </w:p>
    <w:p w14:paraId="692B2428" w14:textId="77777777" w:rsidR="0004556B" w:rsidRPr="00A10CFB" w:rsidRDefault="0004556B" w:rsidP="00BB5248">
      <w:pPr>
        <w:spacing w:line="360" w:lineRule="auto"/>
        <w:jc w:val="both"/>
        <w:rPr>
          <w:rFonts w:ascii="Times New Roman" w:hAnsi="Times New Roman" w:cs="Times New Roman"/>
          <w:b/>
          <w:bCs/>
          <w:sz w:val="28"/>
          <w:szCs w:val="28"/>
        </w:rPr>
      </w:pPr>
      <w:r w:rsidRPr="00A10CFB">
        <w:rPr>
          <w:rFonts w:ascii="Times New Roman" w:hAnsi="Times New Roman" w:cs="Times New Roman"/>
          <w:b/>
          <w:bCs/>
          <w:sz w:val="28"/>
          <w:szCs w:val="28"/>
        </w:rPr>
        <w:br w:type="page"/>
      </w:r>
    </w:p>
    <w:p w14:paraId="285324B6" w14:textId="438BDD02" w:rsidR="00EF5075" w:rsidRPr="00A10CFB" w:rsidRDefault="00EF5075" w:rsidP="00BB5248">
      <w:pPr>
        <w:pStyle w:val="Heading2"/>
        <w:numPr>
          <w:ilvl w:val="1"/>
          <w:numId w:val="6"/>
        </w:numPr>
        <w:spacing w:line="360" w:lineRule="auto"/>
        <w:jc w:val="both"/>
        <w:rPr>
          <w:rFonts w:ascii="Times New Roman" w:hAnsi="Times New Roman" w:cs="Times New Roman"/>
          <w:b/>
          <w:bCs/>
          <w:color w:val="000000" w:themeColor="text1"/>
          <w:sz w:val="28"/>
          <w:szCs w:val="28"/>
        </w:rPr>
      </w:pPr>
      <w:bookmarkStart w:id="111" w:name="_Toc203932235"/>
      <w:r w:rsidRPr="00A10CFB">
        <w:rPr>
          <w:rFonts w:ascii="Times New Roman" w:hAnsi="Times New Roman" w:cs="Times New Roman"/>
          <w:b/>
          <w:bCs/>
          <w:color w:val="000000" w:themeColor="text1"/>
          <w:sz w:val="28"/>
          <w:szCs w:val="28"/>
        </w:rPr>
        <w:lastRenderedPageBreak/>
        <w:t>Challenges Faced and Lessons Learned</w:t>
      </w:r>
      <w:bookmarkEnd w:id="111"/>
    </w:p>
    <w:p w14:paraId="31C643E3" w14:textId="49C22FA7" w:rsidR="00EF5075" w:rsidRPr="00EF5075" w:rsidRDefault="00EF5075" w:rsidP="00BB5248">
      <w:pPr>
        <w:spacing w:line="360" w:lineRule="auto"/>
        <w:jc w:val="both"/>
        <w:rPr>
          <w:rFonts w:ascii="Times New Roman" w:hAnsi="Times New Roman" w:cs="Times New Roman"/>
        </w:rPr>
      </w:pPr>
      <w:r w:rsidRPr="00EF5075">
        <w:rPr>
          <w:rFonts w:ascii="Times New Roman" w:hAnsi="Times New Roman" w:cs="Times New Roman"/>
        </w:rPr>
        <w:t>Building the JobiVerse was an eye-opening experience that helped us to overcome all the obstacles of the real world and learn the priceless novelties of software development, design, and user-centric thinking. In the process of this project, I came across technical, organizational, and design related challenges that in the end led to an enhancement of not only the final product but also my problems solving skills.</w:t>
      </w:r>
    </w:p>
    <w:p w14:paraId="27D69548" w14:textId="1E273575" w:rsidR="00EF5075" w:rsidRPr="00A10CFB" w:rsidRDefault="00EF5075" w:rsidP="00BB5248">
      <w:pPr>
        <w:spacing w:line="360" w:lineRule="auto"/>
        <w:jc w:val="both"/>
        <w:rPr>
          <w:rFonts w:ascii="Times New Roman" w:hAnsi="Times New Roman" w:cs="Times New Roman"/>
        </w:rPr>
      </w:pPr>
      <w:r w:rsidRPr="00A10CFB">
        <w:rPr>
          <w:rFonts w:ascii="Times New Roman" w:hAnsi="Times New Roman" w:cs="Times New Roman"/>
        </w:rPr>
        <w:t>The scope of the project was one of the issues that were first addressed. Having a lot of innovative features, including AI chat assistants, advanced analytics, and tools that engage recruiters, it was necessary to prioritize key functionality to achieve the most significant changes. It was a valuable lesson to me when it comes to scope control and iterations not to build a platform larger than it needed before the most basic components began to prove themselves to be sound.</w:t>
      </w:r>
    </w:p>
    <w:p w14:paraId="6D901412" w14:textId="130D614A" w:rsidR="00EF5075" w:rsidRPr="00A10CFB" w:rsidRDefault="00EF5075" w:rsidP="00BB5248">
      <w:pPr>
        <w:spacing w:line="360" w:lineRule="auto"/>
        <w:jc w:val="both"/>
        <w:rPr>
          <w:rFonts w:ascii="Times New Roman" w:hAnsi="Times New Roman" w:cs="Times New Roman"/>
        </w:rPr>
      </w:pPr>
      <w:r w:rsidRPr="00A10CFB">
        <w:rPr>
          <w:rFonts w:ascii="Times New Roman" w:hAnsi="Times New Roman" w:cs="Times New Roman"/>
        </w:rPr>
        <w:t>There were several challenges that were involved in working with third party APIs as well. Such complex integrations as scheduling interviews using the services of Zoom and generating resumes using the Gemini API provided by Google are associated with extensive focus on authentication, error processing, and data formatting. These challenges enabled me to formulate more solid retry mechanisms, improved asynchronous channels, and enhanced cognition of APIs-based systems design.</w:t>
      </w:r>
    </w:p>
    <w:p w14:paraId="6F8BA58A" w14:textId="4B5EE894" w:rsidR="00EF5075" w:rsidRPr="00A10CFB" w:rsidRDefault="00EF5075" w:rsidP="00BB5248">
      <w:pPr>
        <w:spacing w:line="360" w:lineRule="auto"/>
        <w:jc w:val="both"/>
        <w:rPr>
          <w:rFonts w:ascii="Times New Roman" w:hAnsi="Times New Roman" w:cs="Times New Roman"/>
        </w:rPr>
      </w:pPr>
      <w:r w:rsidRPr="00A10CFB">
        <w:rPr>
          <w:rFonts w:ascii="Times New Roman" w:hAnsi="Times New Roman" w:cs="Times New Roman"/>
        </w:rPr>
        <w:t>The technical infrastructure as such was also complex, especially when supporting two user personas (candidates and recruiters) in a full-stack application (Next.js, Python, MongoDB). Enhancing safe role-based access, streamlined onboarding journey, and proper session management required special backend approach and thorough testing. I was taught how to keep the user flows distinct yet allow the user to have access to common features such as messaging, resumes viewing and scheduling interviews.</w:t>
      </w:r>
    </w:p>
    <w:p w14:paraId="40838D3F" w14:textId="3B3B8142" w:rsidR="00A10CFB" w:rsidRPr="00A10CFB" w:rsidRDefault="00A10CFB" w:rsidP="00BB5248">
      <w:pPr>
        <w:spacing w:line="360" w:lineRule="auto"/>
        <w:jc w:val="both"/>
        <w:rPr>
          <w:rFonts w:ascii="Times New Roman" w:hAnsi="Times New Roman" w:cs="Times New Roman"/>
        </w:rPr>
      </w:pPr>
      <w:r w:rsidRPr="00A10CFB">
        <w:rPr>
          <w:rFonts w:ascii="Times New Roman" w:hAnsi="Times New Roman" w:cs="Times New Roman"/>
        </w:rPr>
        <w:t>Regarding the design, the creation of an interface, which was both effective and intuitive, needed lots of iterations. An example of this was recruiter dashboard, which was required to display these various forms of information, applications, resumes and links to the interviews, without feeling overwhelming to the user. This difficulty made it clear that usability testing and gradual disclosure in UX are important, and the information should be displayed only when required.</w:t>
      </w:r>
    </w:p>
    <w:p w14:paraId="339C1AC5" w14:textId="11CE87C6" w:rsidR="00EF5075" w:rsidRPr="00A10CFB" w:rsidRDefault="00A10CFB" w:rsidP="00BB5248">
      <w:pPr>
        <w:spacing w:line="360" w:lineRule="auto"/>
        <w:jc w:val="both"/>
        <w:rPr>
          <w:rFonts w:ascii="Times New Roman" w:hAnsi="Times New Roman" w:cs="Times New Roman"/>
        </w:rPr>
      </w:pPr>
      <w:r w:rsidRPr="00A10CFB">
        <w:rPr>
          <w:rFonts w:ascii="Times New Roman" w:hAnsi="Times New Roman" w:cs="Times New Roman"/>
        </w:rPr>
        <w:lastRenderedPageBreak/>
        <w:t>Pressure moments happened in time, specifically integration and testing times, and in-depth testing of APIs or solving any discrepancies between resume data and job descriptions. Such moments emphasised the necessity towards early validation, automated testing, and evenly module architecture in ensuring systems are maintainable.</w:t>
      </w:r>
    </w:p>
    <w:p w14:paraId="79178B78" w14:textId="3626342C" w:rsidR="00A10CFB" w:rsidRPr="00A10CFB" w:rsidRDefault="00A10CFB" w:rsidP="00BB5248">
      <w:pPr>
        <w:spacing w:line="360" w:lineRule="auto"/>
        <w:jc w:val="both"/>
        <w:rPr>
          <w:rFonts w:ascii="Times New Roman" w:hAnsi="Times New Roman" w:cs="Times New Roman"/>
        </w:rPr>
      </w:pPr>
      <w:r w:rsidRPr="00A10CFB">
        <w:rPr>
          <w:rFonts w:ascii="Times New Roman" w:hAnsi="Times New Roman" w:cs="Times New Roman"/>
        </w:rPr>
        <w:t>Nonetheless, despite the above mentioned challenges, the project represented rich learning experience. I got actual experience with learning AI-driven modules such as resume development and job matching systems, enhanced my programming knowledge in a full-stack body build, and witnessed the strength of user-focused design. I also got to know how to deal with strange cases, how to be prepared in case of failure, how to design something with real users in mind-not to get features.</w:t>
      </w:r>
    </w:p>
    <w:p w14:paraId="02860930" w14:textId="174E6931" w:rsidR="00A10CFB" w:rsidRPr="00A10CFB" w:rsidRDefault="00A10CFB" w:rsidP="00BB5248">
      <w:pPr>
        <w:spacing w:line="360" w:lineRule="auto"/>
        <w:jc w:val="both"/>
        <w:rPr>
          <w:rFonts w:ascii="Times New Roman" w:hAnsi="Times New Roman" w:cs="Times New Roman"/>
        </w:rPr>
      </w:pPr>
      <w:r w:rsidRPr="00A10CFB">
        <w:rPr>
          <w:rFonts w:ascii="Times New Roman" w:hAnsi="Times New Roman" w:cs="Times New Roman"/>
        </w:rPr>
        <w:t>To sum it up, the issues encountered during the development process of the project JobiVerse were not obstacles on the way, but stepping stones. All these obstacles taught me to be a more accurate designer and developer and all my lessons have now become the elements of new issues solved with clarity in mind, empathy and strength.</w:t>
      </w:r>
    </w:p>
    <w:p w14:paraId="59BB61EF" w14:textId="77777777" w:rsidR="00A10CFB" w:rsidRPr="00A10CFB" w:rsidRDefault="00A10CFB" w:rsidP="00BB5248">
      <w:pPr>
        <w:spacing w:line="360" w:lineRule="auto"/>
        <w:rPr>
          <w:rFonts w:ascii="Times New Roman" w:hAnsi="Times New Roman" w:cs="Times New Roman"/>
        </w:rPr>
      </w:pPr>
    </w:p>
    <w:p w14:paraId="396C4D58" w14:textId="68A1488F" w:rsidR="00EF5075" w:rsidRPr="00A10CFB" w:rsidRDefault="00EF5075" w:rsidP="00BB5248">
      <w:pPr>
        <w:pStyle w:val="Heading2"/>
        <w:numPr>
          <w:ilvl w:val="1"/>
          <w:numId w:val="6"/>
        </w:numPr>
        <w:spacing w:line="360" w:lineRule="auto"/>
        <w:jc w:val="both"/>
        <w:rPr>
          <w:rFonts w:ascii="Times New Roman" w:hAnsi="Times New Roman" w:cs="Times New Roman"/>
          <w:b/>
          <w:bCs/>
          <w:color w:val="000000" w:themeColor="text1"/>
          <w:sz w:val="28"/>
          <w:szCs w:val="28"/>
        </w:rPr>
      </w:pPr>
      <w:bookmarkStart w:id="112" w:name="_Toc203932236"/>
      <w:r w:rsidRPr="00A10CFB">
        <w:rPr>
          <w:rFonts w:ascii="Times New Roman" w:hAnsi="Times New Roman" w:cs="Times New Roman"/>
          <w:b/>
          <w:bCs/>
          <w:color w:val="000000" w:themeColor="text1"/>
          <w:sz w:val="28"/>
          <w:szCs w:val="28"/>
        </w:rPr>
        <w:t>Project Summary</w:t>
      </w:r>
      <w:bookmarkEnd w:id="112"/>
    </w:p>
    <w:p w14:paraId="0568DF3C" w14:textId="77777777" w:rsidR="0004556B" w:rsidRPr="00A10CFB" w:rsidRDefault="0004556B" w:rsidP="00BB5248">
      <w:pPr>
        <w:spacing w:line="360" w:lineRule="auto"/>
        <w:jc w:val="both"/>
        <w:rPr>
          <w:rFonts w:ascii="Times New Roman" w:hAnsi="Times New Roman" w:cs="Times New Roman"/>
        </w:rPr>
      </w:pPr>
      <w:r w:rsidRPr="00A10CFB">
        <w:rPr>
          <w:rFonts w:ascii="Times New Roman" w:hAnsi="Times New Roman" w:cs="Times New Roman"/>
        </w:rPr>
        <w:t>JobiVerse breaking through the history of job-seeking and hiring as we know it and introducing energetic and smart AI-based technologies is an essential step of modernization of the system. This platform has been able to connect the job seeker with the potential recruiters and this is through providing and ecosystem that automates several critical processes along the hiring process such as resume creation, job matching, application tracking and schedule of interviews.</w:t>
      </w:r>
    </w:p>
    <w:p w14:paraId="21160F22" w14:textId="77777777" w:rsidR="0004556B" w:rsidRPr="00A10CFB" w:rsidRDefault="0004556B" w:rsidP="00BB5248">
      <w:pPr>
        <w:spacing w:line="360" w:lineRule="auto"/>
        <w:jc w:val="both"/>
        <w:rPr>
          <w:rFonts w:ascii="Times New Roman" w:hAnsi="Times New Roman" w:cs="Times New Roman"/>
        </w:rPr>
      </w:pPr>
      <w:r w:rsidRPr="00A10CFB">
        <w:rPr>
          <w:rFonts w:ascii="Times New Roman" w:hAnsi="Times New Roman" w:cs="Times New Roman"/>
        </w:rPr>
        <w:t>A mixture of Generative AI and Natural Language Processing (NLP) underlies the core of JobiVerse and ensures that the user experience is personalized and promotes improved accuracy of recommendations. In order to create custom, ATS friendly resumes when given input and when presented with a certain job description, the Resume Generator component of the system utilizes the Gemini 1.5 Pro API of Google. This lessens the human load on the user and also positively enhances the possibility of passing the automated screening systems that is employed by contemporary employers.</w:t>
      </w:r>
    </w:p>
    <w:p w14:paraId="1356E95F" w14:textId="77777777" w:rsidR="0004556B" w:rsidRPr="00A10CFB" w:rsidRDefault="0004556B" w:rsidP="00BB5248">
      <w:pPr>
        <w:spacing w:line="360" w:lineRule="auto"/>
        <w:jc w:val="both"/>
        <w:rPr>
          <w:rFonts w:ascii="Times New Roman" w:hAnsi="Times New Roman" w:cs="Times New Roman"/>
        </w:rPr>
      </w:pPr>
      <w:r w:rsidRPr="00A10CFB">
        <w:rPr>
          <w:rFonts w:ascii="Times New Roman" w:hAnsi="Times New Roman" w:cs="Times New Roman"/>
        </w:rPr>
        <w:lastRenderedPageBreak/>
        <w:t>Semantic similarity of TF-IDF and cosine similarity is implemented in job recommendation engine, which gives very relevant suggestions through both the user preferences and context information presented in the job listing. The platform also has a passive recommendation system which enables the platform to suggest jobs that one can look into based on the information found on his/her profile without having to enter the job manually, thus more convenient and attractive.</w:t>
      </w:r>
    </w:p>
    <w:p w14:paraId="0BCE5566" w14:textId="77777777" w:rsidR="009209CD" w:rsidRPr="00A10CFB" w:rsidRDefault="009209CD" w:rsidP="00BB5248">
      <w:pPr>
        <w:spacing w:line="360" w:lineRule="auto"/>
        <w:jc w:val="both"/>
        <w:rPr>
          <w:rFonts w:ascii="Times New Roman" w:hAnsi="Times New Roman" w:cs="Times New Roman"/>
        </w:rPr>
      </w:pPr>
      <w:r w:rsidRPr="00A10CFB">
        <w:rPr>
          <w:rFonts w:ascii="Times New Roman" w:hAnsi="Times New Roman" w:cs="Times New Roman"/>
        </w:rPr>
        <w:t>Technically, the architecture was built on full-stack environment based on Next.js, Tailwind CSS, Node.js, Python, and MongoDB, so the architecture will be responsive, modular, and scalable. One used agile and SDLC to handle development lifecycles, and AI modules were developed and trained with chosen realistic datasets.</w:t>
      </w:r>
    </w:p>
    <w:p w14:paraId="0FD25AB5" w14:textId="77777777" w:rsidR="009209CD" w:rsidRPr="00A10CFB" w:rsidRDefault="009209CD" w:rsidP="00BB5248">
      <w:pPr>
        <w:spacing w:line="360" w:lineRule="auto"/>
        <w:jc w:val="both"/>
        <w:rPr>
          <w:rFonts w:ascii="Times New Roman" w:hAnsi="Times New Roman" w:cs="Times New Roman"/>
        </w:rPr>
      </w:pPr>
      <w:r w:rsidRPr="00A10CFB">
        <w:rPr>
          <w:rFonts w:ascii="Times New Roman" w:hAnsi="Times New Roman" w:cs="Times New Roman"/>
        </w:rPr>
        <w:t>The database was also developed with the angle that there will be role-based interactions (candidates, recruiters, admins), resume uploads tracking and job posting management, as well as chat and interview booking. With the functionality of the recruiter dashboards, candidate profiles, and intelligent interview invitations, the JobiVerse will present a formal and streamlining system that will suit both ends, the side of employment.</w:t>
      </w:r>
    </w:p>
    <w:p w14:paraId="7D8E142E" w14:textId="77777777" w:rsidR="009209CD" w:rsidRPr="00A10CFB" w:rsidRDefault="009209CD" w:rsidP="00BB5248">
      <w:pPr>
        <w:spacing w:line="360" w:lineRule="auto"/>
        <w:jc w:val="both"/>
        <w:rPr>
          <w:rFonts w:ascii="Times New Roman" w:hAnsi="Times New Roman" w:cs="Times New Roman"/>
        </w:rPr>
      </w:pPr>
      <w:r w:rsidRPr="00A10CFB">
        <w:rPr>
          <w:rFonts w:ascii="Times New Roman" w:hAnsi="Times New Roman" w:cs="Times New Roman"/>
        </w:rPr>
        <w:t>Not only has this project attained its set objectives but it also established a firm ground towards future improvements. It demonstrates how it is possible to harness smart algorithms, user-centered design, and modern web technologies in order to create an all-encompassing, expansionary, and effective service that would facilitate work in the digital era.</w:t>
      </w:r>
    </w:p>
    <w:p w14:paraId="44506B4B" w14:textId="77777777" w:rsidR="009209CD" w:rsidRPr="00A10CFB" w:rsidRDefault="009209CD" w:rsidP="00BB5248">
      <w:pPr>
        <w:spacing w:line="360" w:lineRule="auto"/>
        <w:jc w:val="both"/>
        <w:rPr>
          <w:rFonts w:ascii="Times New Roman" w:hAnsi="Times New Roman" w:cs="Times New Roman"/>
        </w:rPr>
      </w:pPr>
    </w:p>
    <w:p w14:paraId="0B75DB61" w14:textId="799B454C" w:rsidR="009209CD" w:rsidRPr="00A10CFB" w:rsidRDefault="009209CD" w:rsidP="00BB5248">
      <w:pPr>
        <w:pStyle w:val="Heading2"/>
        <w:numPr>
          <w:ilvl w:val="1"/>
          <w:numId w:val="6"/>
        </w:numPr>
        <w:spacing w:line="360" w:lineRule="auto"/>
        <w:jc w:val="both"/>
        <w:rPr>
          <w:rFonts w:ascii="Times New Roman" w:hAnsi="Times New Roman" w:cs="Times New Roman"/>
          <w:b/>
          <w:bCs/>
          <w:color w:val="000000" w:themeColor="text1"/>
          <w:sz w:val="28"/>
          <w:szCs w:val="28"/>
        </w:rPr>
      </w:pPr>
      <w:bookmarkStart w:id="113" w:name="_Toc203932237"/>
      <w:r w:rsidRPr="00A10CFB">
        <w:rPr>
          <w:rFonts w:ascii="Times New Roman" w:hAnsi="Times New Roman" w:cs="Times New Roman"/>
          <w:b/>
          <w:bCs/>
          <w:color w:val="000000" w:themeColor="text1"/>
          <w:sz w:val="28"/>
          <w:szCs w:val="28"/>
        </w:rPr>
        <w:t>Future Work</w:t>
      </w:r>
      <w:bookmarkEnd w:id="113"/>
    </w:p>
    <w:p w14:paraId="6D0193DD" w14:textId="77777777" w:rsidR="009209CD" w:rsidRPr="00A10CFB" w:rsidRDefault="009209CD" w:rsidP="00BB5248">
      <w:pPr>
        <w:spacing w:line="360" w:lineRule="auto"/>
        <w:jc w:val="both"/>
        <w:rPr>
          <w:rFonts w:ascii="Times New Roman" w:hAnsi="Times New Roman" w:cs="Times New Roman"/>
        </w:rPr>
      </w:pPr>
      <w:r w:rsidRPr="00A10CFB">
        <w:rPr>
          <w:rFonts w:ascii="Times New Roman" w:hAnsi="Times New Roman" w:cs="Times New Roman"/>
        </w:rPr>
        <w:t>Although JobiVerse currently offers a robust and intelligent platform for job seekers and recruiters, several avenues for future development have been identified to expand its capabilities and reach:</w:t>
      </w:r>
    </w:p>
    <w:p w14:paraId="114122D1"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Multilingual Resume Generation:</w:t>
      </w:r>
    </w:p>
    <w:p w14:paraId="21EABB25" w14:textId="70B2AA6E"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At the moment, resume generation is only in English. The areas that can be enhanced in future versions would be the inclusion of multilingual support based on translation APIs and multilingual LLMs so that the platform can dominate a larger client base all around the world.</w:t>
      </w:r>
    </w:p>
    <w:p w14:paraId="0BD70C1C"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LLM-Powered Career Assistant</w:t>
      </w:r>
    </w:p>
    <w:p w14:paraId="3DA0DCF5" w14:textId="152371F2"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lastRenderedPageBreak/>
        <w:t>AI chatbot assistant can also be implemented to the platform to help users in real-time with career advice, resume writing assistance, interview preparation and application hints, which will enhance the confidence of the user and decrease the need to resort to outside assistance.</w:t>
      </w:r>
    </w:p>
    <w:p w14:paraId="6379C785"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Advanced Resume Feedback with sentiment and skill gap Analysis</w:t>
      </w:r>
    </w:p>
    <w:p w14:paraId="740FC79F" w14:textId="36D34E90"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Adding sentiment detection and industry-specific competency analysis to the understanding of the current skills gap will facilitate the better optimization of the resume to better fit the demands of employers.</w:t>
      </w:r>
    </w:p>
    <w:p w14:paraId="6558CEBC"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Voice and Video Interview Analytics</w:t>
      </w:r>
    </w:p>
    <w:p w14:paraId="525FC1D7" w14:textId="5CFCB280"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Adding sentiment analysis and face tracking in interviews with virtual participants may aid in the recruitment of soft skills, confidence, and communications that have been analyzed more objectively.</w:t>
      </w:r>
    </w:p>
    <w:p w14:paraId="365DBB9D"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Portfolio and Cover Letter Builder</w:t>
      </w:r>
    </w:p>
    <w:p w14:paraId="63270101" w14:textId="49B16ADF"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The users can make use of a built-in feature of creating professional portfolios and cover letters that can improve the rest of the application set.</w:t>
      </w:r>
    </w:p>
    <w:p w14:paraId="22BC861A"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Recruiter Analytics Dashboard</w:t>
      </w:r>
    </w:p>
    <w:p w14:paraId="57EA1815" w14:textId="122EA6AA"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Providing the recruiters real-time metrics in a dashboard including the application funnel rate, time-to-hire, engagement score, and source tracking will improve decision-making and outcomes of hiring.</w:t>
      </w:r>
    </w:p>
    <w:p w14:paraId="5FE43B88" w14:textId="77777777" w:rsidR="00602BC4" w:rsidRPr="00A10CFB" w:rsidRDefault="009209CD" w:rsidP="00BB5248">
      <w:pPr>
        <w:pStyle w:val="ListParagraph"/>
        <w:numPr>
          <w:ilvl w:val="0"/>
          <w:numId w:val="96"/>
        </w:numPr>
        <w:spacing w:line="360" w:lineRule="auto"/>
        <w:jc w:val="both"/>
        <w:rPr>
          <w:rFonts w:ascii="Times New Roman" w:hAnsi="Times New Roman" w:cs="Times New Roman"/>
        </w:rPr>
      </w:pPr>
      <w:r w:rsidRPr="00A10CFB">
        <w:rPr>
          <w:rFonts w:ascii="Times New Roman" w:hAnsi="Times New Roman" w:cs="Times New Roman"/>
          <w:b/>
          <w:bCs/>
        </w:rPr>
        <w:t>Mobile Application</w:t>
      </w:r>
    </w:p>
    <w:p w14:paraId="2FC6BC15" w14:textId="55BA1C80" w:rsidR="009209CD" w:rsidRPr="00A10CFB" w:rsidRDefault="009209CD" w:rsidP="00BB5248">
      <w:pPr>
        <w:pStyle w:val="ListParagraph"/>
        <w:spacing w:line="360" w:lineRule="auto"/>
        <w:jc w:val="both"/>
        <w:rPr>
          <w:rFonts w:ascii="Times New Roman" w:hAnsi="Times New Roman" w:cs="Times New Roman"/>
        </w:rPr>
      </w:pPr>
      <w:r w:rsidRPr="00A10CFB">
        <w:rPr>
          <w:rFonts w:ascii="Times New Roman" w:hAnsi="Times New Roman" w:cs="Times New Roman"/>
        </w:rPr>
        <w:t>A cross-platform mobile application designed to run on both Android and iOS would enhance coverage, particularly of remote or mobile first users. Overall, some notifications, job alerts, as well as voice-based interactions may be introduced to increase engagement.</w:t>
      </w:r>
    </w:p>
    <w:p w14:paraId="24E80F12" w14:textId="36990696" w:rsidR="00FA5145" w:rsidRPr="00A10CFB" w:rsidRDefault="009209CD" w:rsidP="00BB5248">
      <w:pPr>
        <w:spacing w:line="360" w:lineRule="auto"/>
        <w:jc w:val="both"/>
        <w:rPr>
          <w:rFonts w:ascii="Times New Roman" w:hAnsi="Times New Roman" w:cs="Times New Roman"/>
        </w:rPr>
      </w:pPr>
      <w:r w:rsidRPr="00A10CFB">
        <w:rPr>
          <w:rFonts w:ascii="Times New Roman" w:hAnsi="Times New Roman" w:cs="Times New Roman"/>
        </w:rPr>
        <w:t>Following through on such future directions, JobiVerse could become a holistic ecosystem of career development, and not only at the moment of application, but indeed within the whole employment experience.</w:t>
      </w:r>
      <w:r w:rsidRPr="00A10CFB">
        <w:rPr>
          <w:rFonts w:ascii="Times New Roman" w:hAnsi="Times New Roman" w:cs="Times New Roman"/>
        </w:rPr>
        <w:br w:type="page"/>
      </w:r>
    </w:p>
    <w:p w14:paraId="4B965075" w14:textId="510E9DDC" w:rsidR="009C3D35" w:rsidRPr="00A10CFB" w:rsidRDefault="009C3D35" w:rsidP="00BB5248">
      <w:pPr>
        <w:pStyle w:val="Heading1"/>
        <w:spacing w:line="360" w:lineRule="auto"/>
        <w:jc w:val="both"/>
        <w:rPr>
          <w:rFonts w:ascii="Times New Roman" w:hAnsi="Times New Roman" w:cs="Times New Roman"/>
          <w:b/>
          <w:bCs/>
          <w:color w:val="auto"/>
          <w:sz w:val="28"/>
          <w:szCs w:val="28"/>
        </w:rPr>
      </w:pPr>
      <w:bookmarkStart w:id="114" w:name="_Toc203932238"/>
      <w:r w:rsidRPr="00A10CFB">
        <w:rPr>
          <w:rFonts w:ascii="Times New Roman" w:hAnsi="Times New Roman" w:cs="Times New Roman"/>
          <w:b/>
          <w:bCs/>
          <w:color w:val="auto"/>
          <w:sz w:val="28"/>
          <w:szCs w:val="28"/>
        </w:rPr>
        <w:lastRenderedPageBreak/>
        <w:t>References</w:t>
      </w:r>
      <w:bookmarkEnd w:id="114"/>
    </w:p>
    <w:p w14:paraId="404B8B48" w14:textId="7349705C" w:rsidR="00480E3F" w:rsidRPr="00A10CFB" w:rsidRDefault="003A2022"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fldChar w:fldCharType="begin"/>
      </w:r>
      <w:r w:rsidRPr="00A10CFB">
        <w:rPr>
          <w:rFonts w:ascii="Times New Roman" w:hAnsi="Times New Roman" w:cs="Times New Roman"/>
        </w:rPr>
        <w:instrText xml:space="preserve"> ADDIN EN.REFLIST </w:instrText>
      </w:r>
      <w:r w:rsidRPr="00A10CFB">
        <w:rPr>
          <w:rFonts w:ascii="Times New Roman" w:hAnsi="Times New Roman" w:cs="Times New Roman"/>
        </w:rPr>
        <w:fldChar w:fldCharType="separate"/>
      </w:r>
      <w:r w:rsidR="00480E3F" w:rsidRPr="00A10CFB">
        <w:rPr>
          <w:rFonts w:ascii="Times New Roman" w:hAnsi="Times New Roman" w:cs="Times New Roman"/>
        </w:rPr>
        <w:t>1.</w:t>
      </w:r>
      <w:r w:rsidR="00480E3F" w:rsidRPr="00A10CFB">
        <w:rPr>
          <w:rFonts w:ascii="Times New Roman" w:hAnsi="Times New Roman" w:cs="Times New Roman"/>
        </w:rPr>
        <w:tab/>
        <w:t>Ajunwa, I. and D. Greene</w:t>
      </w:r>
      <w:r w:rsidR="003776BE" w:rsidRPr="00A10CFB">
        <w:rPr>
          <w:rFonts w:ascii="Times New Roman" w:hAnsi="Times New Roman" w:cs="Times New Roman"/>
        </w:rPr>
        <w:t>. (2019)</w:t>
      </w:r>
      <w:r w:rsidR="00480E3F" w:rsidRPr="00A10CFB">
        <w:rPr>
          <w:rFonts w:ascii="Times New Roman" w:hAnsi="Times New Roman" w:cs="Times New Roman"/>
        </w:rPr>
        <w:t xml:space="preserve"> </w:t>
      </w:r>
      <w:r w:rsidR="003776BE" w:rsidRPr="00A10CFB">
        <w:rPr>
          <w:rFonts w:ascii="Times New Roman" w:hAnsi="Times New Roman" w:cs="Times New Roman"/>
        </w:rPr>
        <w:t>"</w:t>
      </w:r>
      <w:r w:rsidR="00480E3F" w:rsidRPr="00A10CFB">
        <w:rPr>
          <w:rFonts w:ascii="Times New Roman" w:hAnsi="Times New Roman" w:cs="Times New Roman"/>
          <w:iCs/>
        </w:rPr>
        <w:t>Platforms at work: Automated hiring platforms and other new intermediaries in the organization of work,</w:t>
      </w:r>
      <w:r w:rsidR="003776BE" w:rsidRPr="00A10CFB">
        <w:rPr>
          <w:rFonts w:ascii="Times New Roman" w:hAnsi="Times New Roman" w:cs="Times New Roman"/>
          <w:iCs/>
        </w:rPr>
        <w:t>"</w:t>
      </w:r>
      <w:r w:rsidR="00480E3F" w:rsidRPr="00A10CFB">
        <w:rPr>
          <w:rFonts w:ascii="Times New Roman" w:hAnsi="Times New Roman" w:cs="Times New Roman"/>
        </w:rPr>
        <w:t xml:space="preserve"> in </w:t>
      </w:r>
      <w:r w:rsidR="00480E3F" w:rsidRPr="00A10CFB">
        <w:rPr>
          <w:rFonts w:ascii="Times New Roman" w:hAnsi="Times New Roman" w:cs="Times New Roman"/>
          <w:i/>
        </w:rPr>
        <w:t>Work and labor in the digital age</w:t>
      </w:r>
      <w:r w:rsidR="003776BE" w:rsidRPr="00A10CFB">
        <w:rPr>
          <w:rFonts w:ascii="Times New Roman" w:hAnsi="Times New Roman" w:cs="Times New Roman"/>
        </w:rPr>
        <w:t xml:space="preserve">. </w:t>
      </w:r>
      <w:r w:rsidR="00480E3F" w:rsidRPr="00A10CFB">
        <w:rPr>
          <w:rFonts w:ascii="Times New Roman" w:hAnsi="Times New Roman" w:cs="Times New Roman"/>
        </w:rPr>
        <w:t xml:space="preserve"> Emerald Publishing Limited. p. 61-91.</w:t>
      </w:r>
    </w:p>
    <w:p w14:paraId="15C78FF5" w14:textId="308AA357"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2.</w:t>
      </w:r>
      <w:r w:rsidRPr="00A10CFB">
        <w:rPr>
          <w:rFonts w:ascii="Times New Roman" w:hAnsi="Times New Roman" w:cs="Times New Roman"/>
        </w:rPr>
        <w:tab/>
        <w:t>Martins, N., S. Dominique-Ferreira, and C. Lopes</w:t>
      </w:r>
      <w:r w:rsidR="003776BE" w:rsidRPr="00A10CFB">
        <w:rPr>
          <w:rFonts w:ascii="Times New Roman" w:hAnsi="Times New Roman" w:cs="Times New Roman"/>
        </w:rPr>
        <w:t>. (2022).</w:t>
      </w:r>
      <w:r w:rsidRPr="00A10CFB">
        <w:rPr>
          <w:rFonts w:ascii="Times New Roman" w:hAnsi="Times New Roman" w:cs="Times New Roman"/>
        </w:rPr>
        <w:t xml:space="preserve"> </w:t>
      </w:r>
      <w:r w:rsidRPr="00A10CFB">
        <w:rPr>
          <w:rFonts w:ascii="Times New Roman" w:hAnsi="Times New Roman" w:cs="Times New Roman"/>
          <w:iCs/>
        </w:rPr>
        <w:t>Design and development of a digital platform for seasonal jobs: Improving the hiring process.</w:t>
      </w:r>
      <w:r w:rsidRPr="00A10CFB">
        <w:rPr>
          <w:rFonts w:ascii="Times New Roman" w:hAnsi="Times New Roman" w:cs="Times New Roman"/>
        </w:rPr>
        <w:t xml:space="preserve"> </w:t>
      </w:r>
      <w:r w:rsidRPr="00A10CFB">
        <w:rPr>
          <w:rFonts w:ascii="Times New Roman" w:hAnsi="Times New Roman" w:cs="Times New Roman"/>
          <w:i/>
          <w:iCs/>
        </w:rPr>
        <w:t>Journal of Global Scholars of Marketing Science</w:t>
      </w:r>
      <w:r w:rsidRPr="00A10CFB">
        <w:rPr>
          <w:rFonts w:ascii="Times New Roman" w:hAnsi="Times New Roman" w:cs="Times New Roman"/>
        </w:rPr>
        <w:t xml:space="preserve">. </w:t>
      </w:r>
      <w:r w:rsidRPr="00A10CFB">
        <w:rPr>
          <w:rFonts w:ascii="Times New Roman" w:hAnsi="Times New Roman" w:cs="Times New Roman"/>
          <w:b/>
        </w:rPr>
        <w:t>32</w:t>
      </w:r>
      <w:r w:rsidRPr="00A10CFB">
        <w:rPr>
          <w:rFonts w:ascii="Times New Roman" w:hAnsi="Times New Roman" w:cs="Times New Roman"/>
        </w:rPr>
        <w:t>(3): p. 452-469.</w:t>
      </w:r>
    </w:p>
    <w:p w14:paraId="546C59CA" w14:textId="26D752FA"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3.</w:t>
      </w:r>
      <w:r w:rsidRPr="00A10CFB">
        <w:rPr>
          <w:rFonts w:ascii="Times New Roman" w:hAnsi="Times New Roman" w:cs="Times New Roman"/>
        </w:rPr>
        <w:tab/>
        <w:t>Vijayanand, N.</w:t>
      </w:r>
      <w:r w:rsidR="003776BE" w:rsidRPr="00A10CFB">
        <w:rPr>
          <w:rFonts w:ascii="Times New Roman" w:hAnsi="Times New Roman" w:cs="Times New Roman"/>
        </w:rPr>
        <w:t xml:space="preserve"> (2024) </w:t>
      </w:r>
      <w:r w:rsidRPr="00A10CFB">
        <w:rPr>
          <w:rFonts w:ascii="Times New Roman" w:hAnsi="Times New Roman" w:cs="Times New Roman"/>
          <w:i/>
        </w:rPr>
        <w:t>Revolutionizing Human Resources Management Using Deep Belief Learning Approach For Talent Acquisition And Retention In The Digital Era</w:t>
      </w:r>
      <w:r w:rsidRPr="00A10CFB">
        <w:rPr>
          <w:rFonts w:ascii="Times New Roman" w:hAnsi="Times New Roman" w:cs="Times New Roman"/>
        </w:rPr>
        <w:t xml:space="preserve">. in </w:t>
      </w:r>
      <w:r w:rsidRPr="00A10CFB">
        <w:rPr>
          <w:rFonts w:ascii="Times New Roman" w:hAnsi="Times New Roman" w:cs="Times New Roman"/>
          <w:i/>
        </w:rPr>
        <w:t>2024 International Conference on Integration of Emerging Technologies for the Digital World (ICIETDW)</w:t>
      </w:r>
      <w:r w:rsidRPr="00A10CFB">
        <w:rPr>
          <w:rFonts w:ascii="Times New Roman" w:hAnsi="Times New Roman" w:cs="Times New Roman"/>
        </w:rPr>
        <w:t>. 2024. IEEE.</w:t>
      </w:r>
    </w:p>
    <w:p w14:paraId="1B533B03" w14:textId="3077E17A"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4.</w:t>
      </w:r>
      <w:r w:rsidRPr="00A10CFB">
        <w:rPr>
          <w:rFonts w:ascii="Times New Roman" w:hAnsi="Times New Roman" w:cs="Times New Roman"/>
        </w:rPr>
        <w:tab/>
        <w:t>Upreti, K., et al.</w:t>
      </w:r>
      <w:r w:rsidR="003776BE" w:rsidRPr="00A10CFB">
        <w:rPr>
          <w:rFonts w:ascii="Times New Roman" w:hAnsi="Times New Roman" w:cs="Times New Roman"/>
        </w:rPr>
        <w:t xml:space="preserve"> (2022)</w:t>
      </w:r>
      <w:r w:rsidRPr="00A10CFB">
        <w:rPr>
          <w:rFonts w:ascii="Times New Roman" w:hAnsi="Times New Roman" w:cs="Times New Roman"/>
        </w:rPr>
        <w:t xml:space="preserve"> </w:t>
      </w:r>
      <w:r w:rsidR="003776BE" w:rsidRPr="00A10CFB">
        <w:rPr>
          <w:rFonts w:ascii="Times New Roman" w:hAnsi="Times New Roman" w:cs="Times New Roman"/>
        </w:rPr>
        <w:t>"</w:t>
      </w:r>
      <w:r w:rsidRPr="00A10CFB">
        <w:rPr>
          <w:rFonts w:ascii="Times New Roman" w:hAnsi="Times New Roman" w:cs="Times New Roman"/>
          <w:iCs/>
        </w:rPr>
        <w:t>A comprehensive framework for online job portals for job recommendation strategies using machine learning techniques</w:t>
      </w:r>
      <w:r w:rsidRPr="00A10CFB">
        <w:rPr>
          <w:rFonts w:ascii="Times New Roman" w:hAnsi="Times New Roman" w:cs="Times New Roman"/>
        </w:rPr>
        <w:t>,</w:t>
      </w:r>
      <w:r w:rsidR="003776BE" w:rsidRPr="00A10CFB">
        <w:rPr>
          <w:rFonts w:ascii="Times New Roman" w:hAnsi="Times New Roman" w:cs="Times New Roman"/>
        </w:rPr>
        <w:t>"</w:t>
      </w:r>
      <w:r w:rsidRPr="00A10CFB">
        <w:rPr>
          <w:rFonts w:ascii="Times New Roman" w:hAnsi="Times New Roman" w:cs="Times New Roman"/>
        </w:rPr>
        <w:t xml:space="preserve"> in </w:t>
      </w:r>
      <w:r w:rsidRPr="00A10CFB">
        <w:rPr>
          <w:rFonts w:ascii="Times New Roman" w:hAnsi="Times New Roman" w:cs="Times New Roman"/>
          <w:i/>
        </w:rPr>
        <w:t>ICT Infrastructure and Computing: Proceedings of ICT4SD 2022</w:t>
      </w:r>
      <w:r w:rsidRPr="00A10CFB">
        <w:rPr>
          <w:rFonts w:ascii="Times New Roman" w:hAnsi="Times New Roman" w:cs="Times New Roman"/>
        </w:rPr>
        <w:t>. 2022, Springer. p. 729-738.</w:t>
      </w:r>
    </w:p>
    <w:p w14:paraId="7B20DD90" w14:textId="6825C20C"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5.</w:t>
      </w:r>
      <w:r w:rsidRPr="00A10CFB">
        <w:rPr>
          <w:rFonts w:ascii="Times New Roman" w:hAnsi="Times New Roman" w:cs="Times New Roman"/>
        </w:rPr>
        <w:tab/>
        <w:t>Zhao, Z., et al.</w:t>
      </w:r>
      <w:r w:rsidR="003776BE" w:rsidRPr="00A10CFB">
        <w:rPr>
          <w:rFonts w:ascii="Times New Roman" w:hAnsi="Times New Roman" w:cs="Times New Roman"/>
        </w:rPr>
        <w:t xml:space="preserve"> (2023)</w:t>
      </w:r>
      <w:r w:rsidRPr="00A10CFB">
        <w:rPr>
          <w:rFonts w:ascii="Times New Roman" w:hAnsi="Times New Roman" w:cs="Times New Roman"/>
        </w:rPr>
        <w:t xml:space="preserve"> </w:t>
      </w:r>
      <w:r w:rsidRPr="00A10CFB">
        <w:rPr>
          <w:rFonts w:ascii="Times New Roman" w:hAnsi="Times New Roman" w:cs="Times New Roman"/>
          <w:i/>
        </w:rPr>
        <w:t>Recommender systems in the era of large language models (llms).</w:t>
      </w:r>
      <w:r w:rsidRPr="00A10CFB">
        <w:rPr>
          <w:rFonts w:ascii="Times New Roman" w:hAnsi="Times New Roman" w:cs="Times New Roman"/>
        </w:rPr>
        <w:t xml:space="preserve"> arXiv preprint arXiv:2307.02046.</w:t>
      </w:r>
    </w:p>
    <w:p w14:paraId="5776B879" w14:textId="329168F9"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6.</w:t>
      </w:r>
      <w:r w:rsidRPr="00A10CFB">
        <w:rPr>
          <w:rFonts w:ascii="Times New Roman" w:hAnsi="Times New Roman" w:cs="Times New Roman"/>
        </w:rPr>
        <w:tab/>
        <w:t>Hasan, M.R. and J. Ferdous</w:t>
      </w:r>
      <w:r w:rsidR="003776BE" w:rsidRPr="00A10CFB">
        <w:rPr>
          <w:rFonts w:ascii="Times New Roman" w:hAnsi="Times New Roman" w:cs="Times New Roman"/>
        </w:rPr>
        <w:t>. (2024).</w:t>
      </w:r>
      <w:r w:rsidRPr="00A10CFB">
        <w:rPr>
          <w:rFonts w:ascii="Times New Roman" w:hAnsi="Times New Roman" w:cs="Times New Roman"/>
        </w:rPr>
        <w:t xml:space="preserve"> </w:t>
      </w:r>
      <w:r w:rsidRPr="00A10CFB">
        <w:rPr>
          <w:rFonts w:ascii="Times New Roman" w:hAnsi="Times New Roman" w:cs="Times New Roman"/>
          <w:iCs/>
        </w:rPr>
        <w:t>Dominance of AI and Machine Learning Techniques in Hybrid Movie Recommendation System Applying Text-to-number Conversion and Cosine Similarity Approaches</w:t>
      </w:r>
      <w:r w:rsidRPr="00A10CFB">
        <w:rPr>
          <w:rFonts w:ascii="Times New Roman" w:hAnsi="Times New Roman" w:cs="Times New Roman"/>
          <w:i/>
        </w:rPr>
        <w:t>.</w:t>
      </w:r>
      <w:r w:rsidRPr="00A10CFB">
        <w:rPr>
          <w:rFonts w:ascii="Times New Roman" w:hAnsi="Times New Roman" w:cs="Times New Roman"/>
        </w:rPr>
        <w:t xml:space="preserve"> </w:t>
      </w:r>
      <w:r w:rsidRPr="00A10CFB">
        <w:rPr>
          <w:rFonts w:ascii="Times New Roman" w:hAnsi="Times New Roman" w:cs="Times New Roman"/>
          <w:i/>
          <w:iCs/>
        </w:rPr>
        <w:t>Journal of Computer Science and Technology Studies</w:t>
      </w:r>
      <w:r w:rsidR="003776BE" w:rsidRPr="00A10CFB">
        <w:rPr>
          <w:rFonts w:ascii="Times New Roman" w:hAnsi="Times New Roman" w:cs="Times New Roman"/>
          <w:i/>
          <w:iCs/>
        </w:rPr>
        <w:t>.</w:t>
      </w:r>
      <w:r w:rsidRPr="00A10CFB">
        <w:rPr>
          <w:rFonts w:ascii="Times New Roman" w:hAnsi="Times New Roman" w:cs="Times New Roman"/>
        </w:rPr>
        <w:t xml:space="preserve"> </w:t>
      </w:r>
      <w:r w:rsidRPr="00A10CFB">
        <w:rPr>
          <w:rFonts w:ascii="Times New Roman" w:hAnsi="Times New Roman" w:cs="Times New Roman"/>
          <w:b/>
        </w:rPr>
        <w:t>6</w:t>
      </w:r>
      <w:r w:rsidRPr="00A10CFB">
        <w:rPr>
          <w:rFonts w:ascii="Times New Roman" w:hAnsi="Times New Roman" w:cs="Times New Roman"/>
        </w:rPr>
        <w:t>(1): p. 94-102.</w:t>
      </w:r>
    </w:p>
    <w:p w14:paraId="2A217ABF" w14:textId="3685A54D"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7.</w:t>
      </w:r>
      <w:r w:rsidRPr="00A10CFB">
        <w:rPr>
          <w:rFonts w:ascii="Times New Roman" w:hAnsi="Times New Roman" w:cs="Times New Roman"/>
        </w:rPr>
        <w:tab/>
        <w:t>Kale, S.S. and W.B. Andreopoulos</w:t>
      </w:r>
      <w:r w:rsidR="003776BE" w:rsidRPr="00A10CFB">
        <w:rPr>
          <w:rFonts w:ascii="Times New Roman" w:hAnsi="Times New Roman" w:cs="Times New Roman"/>
        </w:rPr>
        <w:t>. (2023)</w:t>
      </w:r>
      <w:r w:rsidRPr="00A10CFB">
        <w:rPr>
          <w:rFonts w:ascii="Times New Roman" w:hAnsi="Times New Roman" w:cs="Times New Roman"/>
        </w:rPr>
        <w:t xml:space="preserve"> </w:t>
      </w:r>
      <w:r w:rsidRPr="00A10CFB">
        <w:rPr>
          <w:rFonts w:ascii="Times New Roman" w:hAnsi="Times New Roman" w:cs="Times New Roman"/>
          <w:i/>
        </w:rPr>
        <w:t>Job tailored resume content generation</w:t>
      </w:r>
      <w:r w:rsidRPr="00A10CFB">
        <w:rPr>
          <w:rFonts w:ascii="Times New Roman" w:hAnsi="Times New Roman" w:cs="Times New Roman"/>
        </w:rPr>
        <w:t xml:space="preserve">. in </w:t>
      </w:r>
      <w:r w:rsidRPr="00A10CFB">
        <w:rPr>
          <w:rFonts w:ascii="Times New Roman" w:hAnsi="Times New Roman" w:cs="Times New Roman"/>
          <w:i/>
        </w:rPr>
        <w:t>2023 IEEE Ninth International Conference on Big Data Computing Service and Applications (BigDataService)</w:t>
      </w:r>
      <w:r w:rsidRPr="00A10CFB">
        <w:rPr>
          <w:rFonts w:ascii="Times New Roman" w:hAnsi="Times New Roman" w:cs="Times New Roman"/>
        </w:rPr>
        <w:t>. IEEE.</w:t>
      </w:r>
    </w:p>
    <w:p w14:paraId="2B18DA1D" w14:textId="31C4344E"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8.</w:t>
      </w:r>
      <w:r w:rsidRPr="00A10CFB">
        <w:rPr>
          <w:rFonts w:ascii="Times New Roman" w:hAnsi="Times New Roman" w:cs="Times New Roman"/>
        </w:rPr>
        <w:tab/>
        <w:t>Mulla, A., et al.</w:t>
      </w:r>
      <w:r w:rsidR="003776BE" w:rsidRPr="00A10CFB">
        <w:rPr>
          <w:rFonts w:ascii="Times New Roman" w:hAnsi="Times New Roman" w:cs="Times New Roman"/>
        </w:rPr>
        <w:t>. (2023)</w:t>
      </w:r>
      <w:r w:rsidRPr="00A10CFB">
        <w:rPr>
          <w:rFonts w:ascii="Times New Roman" w:hAnsi="Times New Roman" w:cs="Times New Roman"/>
        </w:rPr>
        <w:t xml:space="preserve"> </w:t>
      </w:r>
      <w:r w:rsidRPr="00A10CFB">
        <w:rPr>
          <w:rFonts w:ascii="Times New Roman" w:hAnsi="Times New Roman" w:cs="Times New Roman"/>
          <w:iCs/>
        </w:rPr>
        <w:t>Resume Builder Application with Automated Job Prediction</w:t>
      </w:r>
      <w:r w:rsidRPr="00A10CFB">
        <w:rPr>
          <w:rFonts w:ascii="Times New Roman" w:hAnsi="Times New Roman" w:cs="Times New Roman"/>
          <w:i/>
        </w:rPr>
        <w:t>.</w:t>
      </w:r>
      <w:r w:rsidRPr="00A10CFB">
        <w:rPr>
          <w:rFonts w:ascii="Times New Roman" w:hAnsi="Times New Roman" w:cs="Times New Roman"/>
        </w:rPr>
        <w:t xml:space="preserve"> </w:t>
      </w:r>
      <w:r w:rsidRPr="00A10CFB">
        <w:rPr>
          <w:rFonts w:ascii="Times New Roman" w:hAnsi="Times New Roman" w:cs="Times New Roman"/>
          <w:i/>
          <w:iCs/>
        </w:rPr>
        <w:t>NeuroQuantology</w:t>
      </w:r>
      <w:r w:rsidRPr="00A10CFB">
        <w:rPr>
          <w:rFonts w:ascii="Times New Roman" w:hAnsi="Times New Roman" w:cs="Times New Roman"/>
        </w:rPr>
        <w:t xml:space="preserve">. </w:t>
      </w:r>
      <w:r w:rsidRPr="00A10CFB">
        <w:rPr>
          <w:rFonts w:ascii="Times New Roman" w:hAnsi="Times New Roman" w:cs="Times New Roman"/>
          <w:b/>
        </w:rPr>
        <w:t>21</w:t>
      </w:r>
      <w:r w:rsidRPr="00A10CFB">
        <w:rPr>
          <w:rFonts w:ascii="Times New Roman" w:hAnsi="Times New Roman" w:cs="Times New Roman"/>
        </w:rPr>
        <w:t>(1): p. 128.</w:t>
      </w:r>
    </w:p>
    <w:p w14:paraId="50222C3D" w14:textId="0899E9E0"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9.</w:t>
      </w:r>
      <w:r w:rsidRPr="00A10CFB">
        <w:rPr>
          <w:rFonts w:ascii="Times New Roman" w:hAnsi="Times New Roman" w:cs="Times New Roman"/>
        </w:rPr>
        <w:tab/>
        <w:t xml:space="preserve">Tijare, P., et al. </w:t>
      </w:r>
      <w:r w:rsidR="003776BE" w:rsidRPr="00A10CFB">
        <w:rPr>
          <w:rFonts w:ascii="Times New Roman" w:hAnsi="Times New Roman" w:cs="Times New Roman"/>
        </w:rPr>
        <w:t xml:space="preserve">(2023) </w:t>
      </w:r>
      <w:r w:rsidRPr="00A10CFB">
        <w:rPr>
          <w:rFonts w:ascii="Times New Roman" w:hAnsi="Times New Roman" w:cs="Times New Roman"/>
          <w:i/>
        </w:rPr>
        <w:t>A smart resume screening tool for customized shortlisting</w:t>
      </w:r>
      <w:r w:rsidRPr="00A10CFB">
        <w:rPr>
          <w:rFonts w:ascii="Times New Roman" w:hAnsi="Times New Roman" w:cs="Times New Roman"/>
        </w:rPr>
        <w:t xml:space="preserve">. in </w:t>
      </w:r>
      <w:r w:rsidRPr="00A10CFB">
        <w:rPr>
          <w:rFonts w:ascii="Times New Roman" w:hAnsi="Times New Roman" w:cs="Times New Roman"/>
          <w:i/>
        </w:rPr>
        <w:t>ITM Web of Conferences</w:t>
      </w:r>
      <w:r w:rsidRPr="00A10CFB">
        <w:rPr>
          <w:rFonts w:ascii="Times New Roman" w:hAnsi="Times New Roman" w:cs="Times New Roman"/>
        </w:rPr>
        <w:t>. EDP Sciences.</w:t>
      </w:r>
    </w:p>
    <w:p w14:paraId="29E18303" w14:textId="32F9A235"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10.</w:t>
      </w:r>
      <w:r w:rsidRPr="00A10CFB">
        <w:rPr>
          <w:rFonts w:ascii="Times New Roman" w:hAnsi="Times New Roman" w:cs="Times New Roman"/>
        </w:rPr>
        <w:tab/>
        <w:t>Mishra, A., S. Singh, and R. Jisha.</w:t>
      </w:r>
      <w:r w:rsidR="003776BE" w:rsidRPr="00A10CFB">
        <w:rPr>
          <w:rFonts w:ascii="Times New Roman" w:hAnsi="Times New Roman" w:cs="Times New Roman"/>
        </w:rPr>
        <w:t xml:space="preserve"> (2024)</w:t>
      </w:r>
      <w:r w:rsidRPr="00A10CFB">
        <w:rPr>
          <w:rFonts w:ascii="Times New Roman" w:hAnsi="Times New Roman" w:cs="Times New Roman"/>
        </w:rPr>
        <w:t xml:space="preserve"> </w:t>
      </w:r>
      <w:r w:rsidRPr="00A10CFB">
        <w:rPr>
          <w:rFonts w:ascii="Times New Roman" w:hAnsi="Times New Roman" w:cs="Times New Roman"/>
          <w:i/>
        </w:rPr>
        <w:t>AI-Powered Model for Intelligent Resume Recommendation and Feedback</w:t>
      </w:r>
      <w:r w:rsidRPr="00A10CFB">
        <w:rPr>
          <w:rFonts w:ascii="Times New Roman" w:hAnsi="Times New Roman" w:cs="Times New Roman"/>
        </w:rPr>
        <w:t xml:space="preserve">. in </w:t>
      </w:r>
      <w:r w:rsidRPr="00A10CFB">
        <w:rPr>
          <w:rFonts w:ascii="Times New Roman" w:hAnsi="Times New Roman" w:cs="Times New Roman"/>
          <w:i/>
        </w:rPr>
        <w:t>2024 15th International Conference on Computing Communication and Networking Technologies (ICCCNT)</w:t>
      </w:r>
      <w:r w:rsidRPr="00A10CFB">
        <w:rPr>
          <w:rFonts w:ascii="Times New Roman" w:hAnsi="Times New Roman" w:cs="Times New Roman"/>
        </w:rPr>
        <w:t>. IEEE.</w:t>
      </w:r>
    </w:p>
    <w:p w14:paraId="715C2051" w14:textId="05EDB767"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lastRenderedPageBreak/>
        <w:t>11.</w:t>
      </w:r>
      <w:r w:rsidRPr="00A10CFB">
        <w:rPr>
          <w:rFonts w:ascii="Times New Roman" w:hAnsi="Times New Roman" w:cs="Times New Roman"/>
        </w:rPr>
        <w:tab/>
        <w:t>Chen, J., et al.</w:t>
      </w:r>
      <w:r w:rsidR="003776BE" w:rsidRPr="00A10CFB">
        <w:rPr>
          <w:rFonts w:ascii="Times New Roman" w:hAnsi="Times New Roman" w:cs="Times New Roman"/>
        </w:rPr>
        <w:t xml:space="preserve"> (2023)</w:t>
      </w:r>
      <w:r w:rsidRPr="00A10CFB">
        <w:rPr>
          <w:rFonts w:ascii="Times New Roman" w:hAnsi="Times New Roman" w:cs="Times New Roman"/>
        </w:rPr>
        <w:t xml:space="preserve"> </w:t>
      </w:r>
      <w:r w:rsidRPr="00A10CFB">
        <w:rPr>
          <w:rFonts w:ascii="Times New Roman" w:hAnsi="Times New Roman" w:cs="Times New Roman"/>
          <w:iCs/>
        </w:rPr>
        <w:t>Bias and debias in recommender system: A survey and future directions.</w:t>
      </w:r>
      <w:r w:rsidRPr="00A10CFB">
        <w:rPr>
          <w:rFonts w:ascii="Times New Roman" w:hAnsi="Times New Roman" w:cs="Times New Roman"/>
        </w:rPr>
        <w:t xml:space="preserve"> </w:t>
      </w:r>
      <w:r w:rsidRPr="00A10CFB">
        <w:rPr>
          <w:rFonts w:ascii="Times New Roman" w:hAnsi="Times New Roman" w:cs="Times New Roman"/>
          <w:i/>
          <w:iCs/>
        </w:rPr>
        <w:t>ACM Transactions on Information Systems</w:t>
      </w:r>
      <w:r w:rsidR="003776BE" w:rsidRPr="00A10CFB">
        <w:rPr>
          <w:rFonts w:ascii="Times New Roman" w:hAnsi="Times New Roman" w:cs="Times New Roman"/>
          <w:i/>
          <w:iCs/>
        </w:rPr>
        <w:t>.</w:t>
      </w:r>
      <w:r w:rsidRPr="00A10CFB">
        <w:rPr>
          <w:rFonts w:ascii="Times New Roman" w:hAnsi="Times New Roman" w:cs="Times New Roman"/>
          <w:i/>
          <w:iCs/>
        </w:rPr>
        <w:t xml:space="preserve"> </w:t>
      </w:r>
      <w:r w:rsidRPr="00A10CFB">
        <w:rPr>
          <w:rFonts w:ascii="Times New Roman" w:hAnsi="Times New Roman" w:cs="Times New Roman"/>
          <w:b/>
        </w:rPr>
        <w:t>41</w:t>
      </w:r>
      <w:r w:rsidRPr="00A10CFB">
        <w:rPr>
          <w:rFonts w:ascii="Times New Roman" w:hAnsi="Times New Roman" w:cs="Times New Roman"/>
        </w:rPr>
        <w:t>(3): p. 1-39.</w:t>
      </w:r>
    </w:p>
    <w:p w14:paraId="0ED33E43" w14:textId="77777777"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12.</w:t>
      </w:r>
      <w:r w:rsidRPr="00A10CFB">
        <w:rPr>
          <w:rFonts w:ascii="Times New Roman" w:hAnsi="Times New Roman" w:cs="Times New Roman"/>
        </w:rPr>
        <w:tab/>
        <w:t xml:space="preserve">Sanghavi, K., P. Borse, and S. Gandhakse, </w:t>
      </w:r>
      <w:r w:rsidRPr="00A10CFB">
        <w:rPr>
          <w:rFonts w:ascii="Times New Roman" w:hAnsi="Times New Roman" w:cs="Times New Roman"/>
          <w:iCs/>
        </w:rPr>
        <w:t>SMART Interview System</w:t>
      </w:r>
      <w:r w:rsidRPr="00A10CFB">
        <w:rPr>
          <w:rFonts w:ascii="Times New Roman" w:hAnsi="Times New Roman" w:cs="Times New Roman"/>
          <w:i/>
        </w:rPr>
        <w:t>. JOURNAL OF TECHNICAL EDUCATION</w:t>
      </w:r>
      <w:r w:rsidRPr="00A10CFB">
        <w:rPr>
          <w:rFonts w:ascii="Times New Roman" w:hAnsi="Times New Roman" w:cs="Times New Roman"/>
        </w:rPr>
        <w:t>: p. 180.</w:t>
      </w:r>
    </w:p>
    <w:p w14:paraId="679398F1" w14:textId="27764CAA"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13.</w:t>
      </w:r>
      <w:r w:rsidRPr="00A10CFB">
        <w:rPr>
          <w:rFonts w:ascii="Times New Roman" w:hAnsi="Times New Roman" w:cs="Times New Roman"/>
        </w:rPr>
        <w:tab/>
        <w:t xml:space="preserve">Tran, T.T., et al. </w:t>
      </w:r>
      <w:r w:rsidR="003776BE" w:rsidRPr="00A10CFB">
        <w:rPr>
          <w:rFonts w:ascii="Times New Roman" w:hAnsi="Times New Roman" w:cs="Times New Roman"/>
        </w:rPr>
        <w:t xml:space="preserve">(2023). </w:t>
      </w:r>
      <w:r w:rsidRPr="00A10CFB">
        <w:rPr>
          <w:rFonts w:ascii="Times New Roman" w:hAnsi="Times New Roman" w:cs="Times New Roman"/>
          <w:i/>
        </w:rPr>
        <w:t>Improving human resources’ efficiency with a generative AI-based resume analysis solution</w:t>
      </w:r>
      <w:r w:rsidRPr="00A10CFB">
        <w:rPr>
          <w:rFonts w:ascii="Times New Roman" w:hAnsi="Times New Roman" w:cs="Times New Roman"/>
        </w:rPr>
        <w:t xml:space="preserve">. in </w:t>
      </w:r>
      <w:r w:rsidRPr="00A10CFB">
        <w:rPr>
          <w:rFonts w:ascii="Times New Roman" w:hAnsi="Times New Roman" w:cs="Times New Roman"/>
          <w:i/>
        </w:rPr>
        <w:t>International Conference on Future Data and Security Engineering</w:t>
      </w:r>
      <w:r w:rsidRPr="00A10CFB">
        <w:rPr>
          <w:rFonts w:ascii="Times New Roman" w:hAnsi="Times New Roman" w:cs="Times New Roman"/>
        </w:rPr>
        <w:t>. Springer.</w:t>
      </w:r>
    </w:p>
    <w:p w14:paraId="20CEF934" w14:textId="36F6A6CA" w:rsidR="00480E3F" w:rsidRPr="00A10CFB" w:rsidRDefault="00480E3F" w:rsidP="00BB5248">
      <w:pPr>
        <w:pStyle w:val="EndNoteBibliography"/>
        <w:spacing w:after="0" w:line="360" w:lineRule="auto"/>
        <w:ind w:left="720" w:hanging="720"/>
        <w:rPr>
          <w:rFonts w:ascii="Times New Roman" w:hAnsi="Times New Roman" w:cs="Times New Roman"/>
        </w:rPr>
      </w:pPr>
      <w:r w:rsidRPr="00A10CFB">
        <w:rPr>
          <w:rFonts w:ascii="Times New Roman" w:hAnsi="Times New Roman" w:cs="Times New Roman"/>
        </w:rPr>
        <w:t>14.</w:t>
      </w:r>
      <w:r w:rsidRPr="00A10CFB">
        <w:rPr>
          <w:rFonts w:ascii="Times New Roman" w:hAnsi="Times New Roman" w:cs="Times New Roman"/>
        </w:rPr>
        <w:tab/>
        <w:t>Cortés, C.M.C. and J.P.O. López</w:t>
      </w:r>
      <w:r w:rsidR="003776BE" w:rsidRPr="00A10CFB">
        <w:rPr>
          <w:rFonts w:ascii="Times New Roman" w:hAnsi="Times New Roman" w:cs="Times New Roman"/>
        </w:rPr>
        <w:t>. (2024)</w:t>
      </w:r>
      <w:r w:rsidRPr="00A10CFB">
        <w:rPr>
          <w:rFonts w:ascii="Times New Roman" w:hAnsi="Times New Roman" w:cs="Times New Roman"/>
        </w:rPr>
        <w:t xml:space="preserve"> </w:t>
      </w:r>
      <w:r w:rsidRPr="00A10CFB">
        <w:rPr>
          <w:rFonts w:ascii="Times New Roman" w:hAnsi="Times New Roman" w:cs="Times New Roman"/>
          <w:iCs/>
        </w:rPr>
        <w:t>Job Recommender System for the Unique Framework of Classification of Occupations in Colombia (CUOC) using collaborative filtering.</w:t>
      </w:r>
      <w:r w:rsidRPr="00A10CFB">
        <w:rPr>
          <w:rFonts w:ascii="Times New Roman" w:hAnsi="Times New Roman" w:cs="Times New Roman"/>
        </w:rPr>
        <w:t xml:space="preserve"> </w:t>
      </w:r>
      <w:r w:rsidRPr="00A10CFB">
        <w:rPr>
          <w:rFonts w:ascii="Times New Roman" w:hAnsi="Times New Roman" w:cs="Times New Roman"/>
          <w:i/>
          <w:iCs/>
        </w:rPr>
        <w:t>Ingeniería y Universidad</w:t>
      </w:r>
      <w:r w:rsidRPr="00A10CFB">
        <w:rPr>
          <w:rFonts w:ascii="Times New Roman" w:hAnsi="Times New Roman" w:cs="Times New Roman"/>
        </w:rPr>
        <w:t xml:space="preserve">. </w:t>
      </w:r>
      <w:r w:rsidRPr="00A10CFB">
        <w:rPr>
          <w:rFonts w:ascii="Times New Roman" w:hAnsi="Times New Roman" w:cs="Times New Roman"/>
          <w:b/>
        </w:rPr>
        <w:t>28</w:t>
      </w:r>
      <w:r w:rsidRPr="00A10CFB">
        <w:rPr>
          <w:rFonts w:ascii="Times New Roman" w:hAnsi="Times New Roman" w:cs="Times New Roman"/>
        </w:rPr>
        <w:t>.</w:t>
      </w:r>
    </w:p>
    <w:p w14:paraId="400980A1" w14:textId="7734DDB4" w:rsidR="00480E3F" w:rsidRPr="00A10CFB" w:rsidRDefault="00480E3F" w:rsidP="00BB5248">
      <w:pPr>
        <w:pStyle w:val="EndNoteBibliography"/>
        <w:spacing w:line="360" w:lineRule="auto"/>
        <w:ind w:left="720" w:hanging="720"/>
        <w:rPr>
          <w:rFonts w:ascii="Times New Roman" w:hAnsi="Times New Roman" w:cs="Times New Roman"/>
        </w:rPr>
      </w:pPr>
      <w:r w:rsidRPr="00A10CFB">
        <w:rPr>
          <w:rFonts w:ascii="Times New Roman" w:hAnsi="Times New Roman" w:cs="Times New Roman"/>
        </w:rPr>
        <w:t>15.</w:t>
      </w:r>
      <w:r w:rsidRPr="00A10CFB">
        <w:rPr>
          <w:rFonts w:ascii="Times New Roman" w:hAnsi="Times New Roman" w:cs="Times New Roman"/>
        </w:rPr>
        <w:tab/>
        <w:t>Bhatt, A., et al.</w:t>
      </w:r>
      <w:r w:rsidR="003776BE" w:rsidRPr="00A10CFB">
        <w:rPr>
          <w:rFonts w:ascii="Times New Roman" w:hAnsi="Times New Roman" w:cs="Times New Roman"/>
        </w:rPr>
        <w:t xml:space="preserve"> (2024).</w:t>
      </w:r>
      <w:r w:rsidRPr="00A10CFB">
        <w:rPr>
          <w:rFonts w:ascii="Times New Roman" w:hAnsi="Times New Roman" w:cs="Times New Roman"/>
        </w:rPr>
        <w:t xml:space="preserve"> </w:t>
      </w:r>
      <w:r w:rsidRPr="00A10CFB">
        <w:rPr>
          <w:rFonts w:ascii="Times New Roman" w:hAnsi="Times New Roman" w:cs="Times New Roman"/>
          <w:i/>
        </w:rPr>
        <w:t>Resume Analyzer based on MapReduce and Machine Learning</w:t>
      </w:r>
      <w:r w:rsidRPr="00A10CFB">
        <w:rPr>
          <w:rFonts w:ascii="Times New Roman" w:hAnsi="Times New Roman" w:cs="Times New Roman"/>
        </w:rPr>
        <w:t xml:space="preserve">. in </w:t>
      </w:r>
      <w:r w:rsidRPr="00A10CFB">
        <w:rPr>
          <w:rFonts w:ascii="Times New Roman" w:hAnsi="Times New Roman" w:cs="Times New Roman"/>
          <w:i/>
        </w:rPr>
        <w:t>2024 IEEE International Conference on Interdisciplinary Approaches in Technology and Management for Social Innovation (IATMSI)</w:t>
      </w:r>
      <w:r w:rsidRPr="00A10CFB">
        <w:rPr>
          <w:rFonts w:ascii="Times New Roman" w:hAnsi="Times New Roman" w:cs="Times New Roman"/>
        </w:rPr>
        <w:t>. IEEE.</w:t>
      </w:r>
    </w:p>
    <w:p w14:paraId="6503C5F5" w14:textId="56C78A17" w:rsidR="00211407" w:rsidRPr="00A10CFB" w:rsidRDefault="003A2022" w:rsidP="00BB5248">
      <w:pPr>
        <w:spacing w:line="360" w:lineRule="auto"/>
        <w:jc w:val="both"/>
        <w:rPr>
          <w:rFonts w:ascii="Times New Roman" w:hAnsi="Times New Roman" w:cs="Times New Roman"/>
        </w:rPr>
      </w:pPr>
      <w:r w:rsidRPr="00A10CFB">
        <w:rPr>
          <w:rFonts w:ascii="Times New Roman" w:hAnsi="Times New Roman" w:cs="Times New Roman"/>
        </w:rPr>
        <w:fldChar w:fldCharType="end"/>
      </w:r>
    </w:p>
    <w:sectPr w:rsidR="00211407" w:rsidRPr="00A10CFB" w:rsidSect="005B6456">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B82795" w14:textId="77777777" w:rsidR="00282530" w:rsidRDefault="00282530" w:rsidP="001166C2">
      <w:pPr>
        <w:spacing w:after="0" w:line="240" w:lineRule="auto"/>
      </w:pPr>
      <w:r>
        <w:separator/>
      </w:r>
    </w:p>
  </w:endnote>
  <w:endnote w:type="continuationSeparator" w:id="0">
    <w:p w14:paraId="55840BAC" w14:textId="77777777" w:rsidR="00282530" w:rsidRDefault="00282530" w:rsidP="00116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6619711"/>
      <w:docPartObj>
        <w:docPartGallery w:val="Page Numbers (Bottom of Page)"/>
        <w:docPartUnique/>
      </w:docPartObj>
    </w:sdtPr>
    <w:sdtEndPr>
      <w:rPr>
        <w:noProof/>
      </w:rPr>
    </w:sdtEndPr>
    <w:sdtContent>
      <w:p w14:paraId="1369C0DA" w14:textId="3BC62CD4" w:rsidR="005B6456" w:rsidRDefault="005B64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171B8F" w14:textId="77777777" w:rsidR="005B6456" w:rsidRDefault="005B64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98801822"/>
      <w:docPartObj>
        <w:docPartGallery w:val="Page Numbers (Bottom of Page)"/>
        <w:docPartUnique/>
      </w:docPartObj>
    </w:sdtPr>
    <w:sdtEndPr>
      <w:rPr>
        <w:noProof/>
      </w:rPr>
    </w:sdtEndPr>
    <w:sdtContent>
      <w:p w14:paraId="3F647376" w14:textId="77777777" w:rsidR="005B6456" w:rsidRDefault="005B64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BAE4C1D" w14:textId="77777777" w:rsidR="005B6456" w:rsidRDefault="005B64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1499"/>
      <w:docPartObj>
        <w:docPartGallery w:val="Page Numbers (Bottom of Page)"/>
        <w:docPartUnique/>
      </w:docPartObj>
    </w:sdtPr>
    <w:sdtEndPr>
      <w:rPr>
        <w:noProof/>
      </w:rPr>
    </w:sdtEndPr>
    <w:sdtContent>
      <w:p w14:paraId="7C3B6DA6" w14:textId="77777777" w:rsidR="00A164F3" w:rsidRDefault="00A164F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EEA6B59" w14:textId="77777777" w:rsidR="00A164F3" w:rsidRDefault="00A164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CBA40" w14:textId="77777777" w:rsidR="00282530" w:rsidRDefault="00282530" w:rsidP="001166C2">
      <w:pPr>
        <w:spacing w:after="0" w:line="240" w:lineRule="auto"/>
      </w:pPr>
      <w:r>
        <w:separator/>
      </w:r>
    </w:p>
  </w:footnote>
  <w:footnote w:type="continuationSeparator" w:id="0">
    <w:p w14:paraId="1268EF51" w14:textId="77777777" w:rsidR="00282530" w:rsidRDefault="00282530" w:rsidP="00116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52D38"/>
    <w:multiLevelType w:val="hybridMultilevel"/>
    <w:tmpl w:val="1348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CB7FB0"/>
    <w:multiLevelType w:val="hybridMultilevel"/>
    <w:tmpl w:val="8C307C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CF1E26"/>
    <w:multiLevelType w:val="multilevel"/>
    <w:tmpl w:val="B8DEB8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6FE75C3"/>
    <w:multiLevelType w:val="hybridMultilevel"/>
    <w:tmpl w:val="242621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2C5DAB"/>
    <w:multiLevelType w:val="hybridMultilevel"/>
    <w:tmpl w:val="66C4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571100"/>
    <w:multiLevelType w:val="hybridMultilevel"/>
    <w:tmpl w:val="CC149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971C04"/>
    <w:multiLevelType w:val="hybridMultilevel"/>
    <w:tmpl w:val="DA4AF03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A8D794F"/>
    <w:multiLevelType w:val="multilevel"/>
    <w:tmpl w:val="917A898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0C7472AA"/>
    <w:multiLevelType w:val="hybridMultilevel"/>
    <w:tmpl w:val="5FA80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C80E93"/>
    <w:multiLevelType w:val="hybridMultilevel"/>
    <w:tmpl w:val="65FE60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0D5113"/>
    <w:multiLevelType w:val="hybridMultilevel"/>
    <w:tmpl w:val="33F83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114720"/>
    <w:multiLevelType w:val="hybridMultilevel"/>
    <w:tmpl w:val="FFF05510"/>
    <w:lvl w:ilvl="0" w:tplc="CB2AAB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4444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0117F60"/>
    <w:multiLevelType w:val="hybridMultilevel"/>
    <w:tmpl w:val="A5FC4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1A2375C"/>
    <w:multiLevelType w:val="hybridMultilevel"/>
    <w:tmpl w:val="FC329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1B21F2A"/>
    <w:multiLevelType w:val="hybridMultilevel"/>
    <w:tmpl w:val="7DBE6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491B03"/>
    <w:multiLevelType w:val="multilevel"/>
    <w:tmpl w:val="AE7EB32C"/>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7" w15:restartNumberingAfterBreak="0">
    <w:nsid w:val="13B81C31"/>
    <w:multiLevelType w:val="hybridMultilevel"/>
    <w:tmpl w:val="72407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551700A"/>
    <w:multiLevelType w:val="hybridMultilevel"/>
    <w:tmpl w:val="F1586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AC022C"/>
    <w:multiLevelType w:val="hybridMultilevel"/>
    <w:tmpl w:val="F516D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6FB61BD"/>
    <w:multiLevelType w:val="multilevel"/>
    <w:tmpl w:val="90F0D2C2"/>
    <w:lvl w:ilvl="0">
      <w:start w:val="3"/>
      <w:numFmt w:val="decimal"/>
      <w:lvlText w:val="%1."/>
      <w:lvlJc w:val="left"/>
      <w:pPr>
        <w:ind w:left="600" w:hanging="600"/>
      </w:pPr>
      <w:rPr>
        <w:rFonts w:hint="default"/>
      </w:rPr>
    </w:lvl>
    <w:lvl w:ilvl="1">
      <w:start w:val="5"/>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1" w15:restartNumberingAfterBreak="0">
    <w:nsid w:val="18761203"/>
    <w:multiLevelType w:val="hybridMultilevel"/>
    <w:tmpl w:val="60749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A93822"/>
    <w:multiLevelType w:val="hybridMultilevel"/>
    <w:tmpl w:val="7E1A53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8BD3C2A"/>
    <w:multiLevelType w:val="multilevel"/>
    <w:tmpl w:val="8998063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8C20578"/>
    <w:multiLevelType w:val="multilevel"/>
    <w:tmpl w:val="AE7EB32C"/>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25" w15:restartNumberingAfterBreak="0">
    <w:nsid w:val="18E11591"/>
    <w:multiLevelType w:val="hybridMultilevel"/>
    <w:tmpl w:val="40DCA4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93B11A5"/>
    <w:multiLevelType w:val="hybridMultilevel"/>
    <w:tmpl w:val="FDB26206"/>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9811D31"/>
    <w:multiLevelType w:val="hybridMultilevel"/>
    <w:tmpl w:val="345298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1AE9214F"/>
    <w:multiLevelType w:val="hybridMultilevel"/>
    <w:tmpl w:val="005AE6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1B386A12"/>
    <w:multiLevelType w:val="multilevel"/>
    <w:tmpl w:val="B14AFD34"/>
    <w:lvl w:ilvl="0">
      <w:start w:val="1"/>
      <w:numFmt w:val="bullet"/>
      <w:lvlText w:val=""/>
      <w:lvlJc w:val="left"/>
      <w:pPr>
        <w:ind w:left="540" w:hanging="540"/>
      </w:pPr>
      <w:rPr>
        <w:rFonts w:ascii="Symbol" w:hAnsi="Symbol"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1B617D66"/>
    <w:multiLevelType w:val="multilevel"/>
    <w:tmpl w:val="F59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2F3C00"/>
    <w:multiLevelType w:val="hybridMultilevel"/>
    <w:tmpl w:val="1C44D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D7F3E61"/>
    <w:multiLevelType w:val="hybridMultilevel"/>
    <w:tmpl w:val="DE1438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DD7703D"/>
    <w:multiLevelType w:val="hybridMultilevel"/>
    <w:tmpl w:val="6C488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B36D11"/>
    <w:multiLevelType w:val="hybridMultilevel"/>
    <w:tmpl w:val="F94A2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6037F2"/>
    <w:multiLevelType w:val="hybridMultilevel"/>
    <w:tmpl w:val="06B81E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0E369F4"/>
    <w:multiLevelType w:val="hybridMultilevel"/>
    <w:tmpl w:val="E91C83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14A5555"/>
    <w:multiLevelType w:val="hybridMultilevel"/>
    <w:tmpl w:val="B5DA22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21CA03A7"/>
    <w:multiLevelType w:val="hybridMultilevel"/>
    <w:tmpl w:val="F1FE3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3EA7022"/>
    <w:multiLevelType w:val="hybridMultilevel"/>
    <w:tmpl w:val="0A78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6833355"/>
    <w:multiLevelType w:val="multilevel"/>
    <w:tmpl w:val="E8EA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68B55B6"/>
    <w:multiLevelType w:val="hybridMultilevel"/>
    <w:tmpl w:val="C4F46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6D87231"/>
    <w:multiLevelType w:val="hybridMultilevel"/>
    <w:tmpl w:val="FD147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301D5B"/>
    <w:multiLevelType w:val="multilevel"/>
    <w:tmpl w:val="AE7EB32C"/>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44" w15:restartNumberingAfterBreak="0">
    <w:nsid w:val="2B493F9E"/>
    <w:multiLevelType w:val="hybridMultilevel"/>
    <w:tmpl w:val="C3004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2BE47986"/>
    <w:multiLevelType w:val="multilevel"/>
    <w:tmpl w:val="9F7CC15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6" w15:restartNumberingAfterBreak="0">
    <w:nsid w:val="2CDD61F5"/>
    <w:multiLevelType w:val="multilevel"/>
    <w:tmpl w:val="A442F51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7" w15:restartNumberingAfterBreak="0">
    <w:nsid w:val="2DBE175D"/>
    <w:multiLevelType w:val="hybridMultilevel"/>
    <w:tmpl w:val="2EF86AAE"/>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2FC845FF"/>
    <w:multiLevelType w:val="multilevel"/>
    <w:tmpl w:val="110C643E"/>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9" w15:restartNumberingAfterBreak="0">
    <w:nsid w:val="313A3CFD"/>
    <w:multiLevelType w:val="multilevel"/>
    <w:tmpl w:val="9F7CC15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0" w15:restartNumberingAfterBreak="0">
    <w:nsid w:val="315F460C"/>
    <w:multiLevelType w:val="hybridMultilevel"/>
    <w:tmpl w:val="E2161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C603CB"/>
    <w:multiLevelType w:val="hybridMultilevel"/>
    <w:tmpl w:val="4022C7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31447DE"/>
    <w:multiLevelType w:val="hybridMultilevel"/>
    <w:tmpl w:val="83C2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8C4673"/>
    <w:multiLevelType w:val="hybridMultilevel"/>
    <w:tmpl w:val="D31EB3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47772AD"/>
    <w:multiLevelType w:val="hybridMultilevel"/>
    <w:tmpl w:val="72DA7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4DF7BE5"/>
    <w:multiLevelType w:val="hybridMultilevel"/>
    <w:tmpl w:val="C2D02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5A65BA9"/>
    <w:multiLevelType w:val="hybridMultilevel"/>
    <w:tmpl w:val="6666B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81A7E50"/>
    <w:multiLevelType w:val="multilevel"/>
    <w:tmpl w:val="D0A023D8"/>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58" w15:restartNumberingAfterBreak="0">
    <w:nsid w:val="387A5B98"/>
    <w:multiLevelType w:val="multilevel"/>
    <w:tmpl w:val="9F7CC158"/>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9" w15:restartNumberingAfterBreak="0">
    <w:nsid w:val="38F07CB0"/>
    <w:multiLevelType w:val="hybridMultilevel"/>
    <w:tmpl w:val="8B98F2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395661B6"/>
    <w:multiLevelType w:val="hybridMultilevel"/>
    <w:tmpl w:val="73A4D9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A6C7215"/>
    <w:multiLevelType w:val="hybridMultilevel"/>
    <w:tmpl w:val="606C6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B7B2B72"/>
    <w:multiLevelType w:val="multilevel"/>
    <w:tmpl w:val="D0A023D8"/>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63" w15:restartNumberingAfterBreak="0">
    <w:nsid w:val="3DCE4001"/>
    <w:multiLevelType w:val="hybridMultilevel"/>
    <w:tmpl w:val="9B9E9D6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4" w15:restartNumberingAfterBreak="0">
    <w:nsid w:val="410F2423"/>
    <w:multiLevelType w:val="hybridMultilevel"/>
    <w:tmpl w:val="1C9E4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3222C66"/>
    <w:multiLevelType w:val="multilevel"/>
    <w:tmpl w:val="0D4C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6212056"/>
    <w:multiLevelType w:val="multilevel"/>
    <w:tmpl w:val="B8DEB80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47363667"/>
    <w:multiLevelType w:val="hybridMultilevel"/>
    <w:tmpl w:val="ADCAD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B670503"/>
    <w:multiLevelType w:val="hybridMultilevel"/>
    <w:tmpl w:val="04BC1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C6466C9"/>
    <w:multiLevelType w:val="hybridMultilevel"/>
    <w:tmpl w:val="FC82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4DEC0D6E"/>
    <w:multiLevelType w:val="hybridMultilevel"/>
    <w:tmpl w:val="5C2EC9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EB5361D"/>
    <w:multiLevelType w:val="multilevel"/>
    <w:tmpl w:val="7CF687EE"/>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2" w15:restartNumberingAfterBreak="0">
    <w:nsid w:val="4F177796"/>
    <w:multiLevelType w:val="hybridMultilevel"/>
    <w:tmpl w:val="06A2F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F8B4723"/>
    <w:multiLevelType w:val="hybridMultilevel"/>
    <w:tmpl w:val="B9240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51BD0466"/>
    <w:multiLevelType w:val="hybridMultilevel"/>
    <w:tmpl w:val="CA56D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32A421A"/>
    <w:multiLevelType w:val="hybridMultilevel"/>
    <w:tmpl w:val="4DC27E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533C6CB0"/>
    <w:multiLevelType w:val="multilevel"/>
    <w:tmpl w:val="7CF687EE"/>
    <w:lvl w:ilvl="0">
      <w:start w:val="3"/>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7" w15:restartNumberingAfterBreak="0">
    <w:nsid w:val="54446F66"/>
    <w:multiLevelType w:val="multilevel"/>
    <w:tmpl w:val="D046BFB6"/>
    <w:lvl w:ilvl="0">
      <w:start w:val="2"/>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8" w15:restartNumberingAfterBreak="0">
    <w:nsid w:val="55FC5DA9"/>
    <w:multiLevelType w:val="hybridMultilevel"/>
    <w:tmpl w:val="E07A4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63444DB"/>
    <w:multiLevelType w:val="hybridMultilevel"/>
    <w:tmpl w:val="9744B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63D23AF"/>
    <w:multiLevelType w:val="hybridMultilevel"/>
    <w:tmpl w:val="646288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9A01528"/>
    <w:multiLevelType w:val="hybridMultilevel"/>
    <w:tmpl w:val="C4CA0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C296ABE"/>
    <w:multiLevelType w:val="hybridMultilevel"/>
    <w:tmpl w:val="AF0E2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5CA87352"/>
    <w:multiLevelType w:val="hybridMultilevel"/>
    <w:tmpl w:val="DB980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D5A0F8F"/>
    <w:multiLevelType w:val="hybridMultilevel"/>
    <w:tmpl w:val="20328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5DCB7D2E"/>
    <w:multiLevelType w:val="hybridMultilevel"/>
    <w:tmpl w:val="BC06DB3A"/>
    <w:lvl w:ilvl="0" w:tplc="246CA58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5E2E65FB"/>
    <w:multiLevelType w:val="hybridMultilevel"/>
    <w:tmpl w:val="2646A7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5FB873C4"/>
    <w:multiLevelType w:val="hybridMultilevel"/>
    <w:tmpl w:val="F28A56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8" w15:restartNumberingAfterBreak="0">
    <w:nsid w:val="5FC25916"/>
    <w:multiLevelType w:val="hybridMultilevel"/>
    <w:tmpl w:val="CF360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2505CB0"/>
    <w:multiLevelType w:val="multilevel"/>
    <w:tmpl w:val="B14AFD34"/>
    <w:lvl w:ilvl="0">
      <w:start w:val="1"/>
      <w:numFmt w:val="bullet"/>
      <w:lvlText w:val=""/>
      <w:lvlJc w:val="left"/>
      <w:pPr>
        <w:ind w:left="540" w:hanging="540"/>
      </w:pPr>
      <w:rPr>
        <w:rFonts w:ascii="Symbol" w:hAnsi="Symbol"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0" w15:restartNumberingAfterBreak="0">
    <w:nsid w:val="62A51055"/>
    <w:multiLevelType w:val="hybridMultilevel"/>
    <w:tmpl w:val="65E0C5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62AB745E"/>
    <w:multiLevelType w:val="multilevel"/>
    <w:tmpl w:val="2C02963A"/>
    <w:lvl w:ilvl="0">
      <w:start w:val="3"/>
      <w:numFmt w:val="decimal"/>
      <w:lvlText w:val="%1."/>
      <w:lvlJc w:val="left"/>
      <w:pPr>
        <w:ind w:left="600" w:hanging="600"/>
      </w:pPr>
      <w:rPr>
        <w:rFonts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92" w15:restartNumberingAfterBreak="0">
    <w:nsid w:val="632558C1"/>
    <w:multiLevelType w:val="multilevel"/>
    <w:tmpl w:val="AE7EB32C"/>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93" w15:restartNumberingAfterBreak="0">
    <w:nsid w:val="63767A91"/>
    <w:multiLevelType w:val="multilevel"/>
    <w:tmpl w:val="B14AFD34"/>
    <w:lvl w:ilvl="0">
      <w:start w:val="1"/>
      <w:numFmt w:val="bullet"/>
      <w:lvlText w:val=""/>
      <w:lvlJc w:val="left"/>
      <w:pPr>
        <w:ind w:left="540" w:hanging="540"/>
      </w:pPr>
      <w:rPr>
        <w:rFonts w:ascii="Symbol" w:hAnsi="Symbol" w:hint="default"/>
      </w:rPr>
    </w:lvl>
    <w:lvl w:ilvl="1">
      <w:start w:val="4"/>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4" w15:restartNumberingAfterBreak="0">
    <w:nsid w:val="65287DD7"/>
    <w:multiLevelType w:val="hybridMultilevel"/>
    <w:tmpl w:val="4AF86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52E6AC9"/>
    <w:multiLevelType w:val="hybridMultilevel"/>
    <w:tmpl w:val="D8F82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664115B4"/>
    <w:multiLevelType w:val="hybridMultilevel"/>
    <w:tmpl w:val="A330071A"/>
    <w:lvl w:ilvl="0" w:tplc="C7825C2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6F760A8"/>
    <w:multiLevelType w:val="hybridMultilevel"/>
    <w:tmpl w:val="B97A0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82A680C"/>
    <w:multiLevelType w:val="hybridMultilevel"/>
    <w:tmpl w:val="C27E1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84B4F94"/>
    <w:multiLevelType w:val="hybridMultilevel"/>
    <w:tmpl w:val="2D765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BBB2384"/>
    <w:multiLevelType w:val="hybridMultilevel"/>
    <w:tmpl w:val="17208F62"/>
    <w:lvl w:ilvl="0" w:tplc="0422D81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6D5F2C2C"/>
    <w:multiLevelType w:val="hybridMultilevel"/>
    <w:tmpl w:val="A6DA92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6E5D2465"/>
    <w:multiLevelType w:val="hybridMultilevel"/>
    <w:tmpl w:val="D20C8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EE47050"/>
    <w:multiLevelType w:val="hybridMultilevel"/>
    <w:tmpl w:val="10A87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F8E6420"/>
    <w:multiLevelType w:val="multilevel"/>
    <w:tmpl w:val="D0A023D8"/>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05" w15:restartNumberingAfterBreak="0">
    <w:nsid w:val="6FB71111"/>
    <w:multiLevelType w:val="multilevel"/>
    <w:tmpl w:val="D0A023D8"/>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06" w15:restartNumberingAfterBreak="0">
    <w:nsid w:val="70165134"/>
    <w:multiLevelType w:val="hybridMultilevel"/>
    <w:tmpl w:val="F90E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719F40E1"/>
    <w:multiLevelType w:val="hybridMultilevel"/>
    <w:tmpl w:val="8C4A6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2F9791E"/>
    <w:multiLevelType w:val="hybridMultilevel"/>
    <w:tmpl w:val="A1F4BE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9" w15:restartNumberingAfterBreak="0">
    <w:nsid w:val="74193F11"/>
    <w:multiLevelType w:val="multilevel"/>
    <w:tmpl w:val="EA8812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0" w15:restartNumberingAfterBreak="0">
    <w:nsid w:val="75A058AF"/>
    <w:multiLevelType w:val="hybridMultilevel"/>
    <w:tmpl w:val="E01058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76864E87"/>
    <w:multiLevelType w:val="hybridMultilevel"/>
    <w:tmpl w:val="A69AE7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2" w15:restartNumberingAfterBreak="0">
    <w:nsid w:val="76946FF3"/>
    <w:multiLevelType w:val="multilevel"/>
    <w:tmpl w:val="2C02963A"/>
    <w:lvl w:ilvl="0">
      <w:start w:val="3"/>
      <w:numFmt w:val="decimal"/>
      <w:lvlText w:val="%1."/>
      <w:lvlJc w:val="left"/>
      <w:pPr>
        <w:ind w:left="600" w:hanging="600"/>
      </w:pPr>
      <w:rPr>
        <w:rFonts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13" w15:restartNumberingAfterBreak="0">
    <w:nsid w:val="76A30C8F"/>
    <w:multiLevelType w:val="multilevel"/>
    <w:tmpl w:val="AE7EB32C"/>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14" w15:restartNumberingAfterBreak="0">
    <w:nsid w:val="77221230"/>
    <w:multiLevelType w:val="multilevel"/>
    <w:tmpl w:val="E62E375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77CF0BAB"/>
    <w:multiLevelType w:val="hybridMultilevel"/>
    <w:tmpl w:val="ABF8D7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77F42552"/>
    <w:multiLevelType w:val="hybridMultilevel"/>
    <w:tmpl w:val="DF429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844196A"/>
    <w:multiLevelType w:val="hybridMultilevel"/>
    <w:tmpl w:val="35A8D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79B608A3"/>
    <w:multiLevelType w:val="multilevel"/>
    <w:tmpl w:val="AE7EB32C"/>
    <w:lvl w:ilvl="0">
      <w:start w:val="1"/>
      <w:numFmt w:val="bullet"/>
      <w:lvlText w:val=""/>
      <w:lvlJc w:val="left"/>
      <w:pPr>
        <w:ind w:left="600" w:hanging="600"/>
      </w:pPr>
      <w:rPr>
        <w:rFonts w:ascii="Symbol" w:hAnsi="Symbol" w:hint="default"/>
        <w:b w:val="0"/>
      </w:rPr>
    </w:lvl>
    <w:lvl w:ilvl="1">
      <w:start w:val="5"/>
      <w:numFmt w:val="decimal"/>
      <w:lvlText w:val="%1.%2."/>
      <w:lvlJc w:val="left"/>
      <w:pPr>
        <w:ind w:left="720" w:hanging="720"/>
      </w:pPr>
      <w:rPr>
        <w:rFonts w:hint="default"/>
        <w:b w:val="0"/>
      </w:rPr>
    </w:lvl>
    <w:lvl w:ilvl="2">
      <w:start w:val="1"/>
      <w:numFmt w:val="decimal"/>
      <w:lvlText w:val="%1.%2.%3."/>
      <w:lvlJc w:val="left"/>
      <w:pPr>
        <w:ind w:left="720" w:hanging="720"/>
      </w:pPr>
      <w:rPr>
        <w:rFonts w:hint="default"/>
        <w:b/>
        <w:bCs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19" w15:restartNumberingAfterBreak="0">
    <w:nsid w:val="7A561806"/>
    <w:multiLevelType w:val="hybridMultilevel"/>
    <w:tmpl w:val="9FD40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7C4D7B90"/>
    <w:multiLevelType w:val="hybridMultilevel"/>
    <w:tmpl w:val="6AC21A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652039">
    <w:abstractNumId w:val="96"/>
  </w:num>
  <w:num w:numId="2" w16cid:durableId="2082167393">
    <w:abstractNumId w:val="45"/>
  </w:num>
  <w:num w:numId="3" w16cid:durableId="137888177">
    <w:abstractNumId w:val="6"/>
  </w:num>
  <w:num w:numId="4" w16cid:durableId="880170882">
    <w:abstractNumId w:val="73"/>
  </w:num>
  <w:num w:numId="5" w16cid:durableId="1429883949">
    <w:abstractNumId w:val="14"/>
  </w:num>
  <w:num w:numId="6" w16cid:durableId="762265975">
    <w:abstractNumId w:val="58"/>
  </w:num>
  <w:num w:numId="7" w16cid:durableId="1873961253">
    <w:abstractNumId w:val="35"/>
  </w:num>
  <w:num w:numId="8" w16cid:durableId="1467506504">
    <w:abstractNumId w:val="41"/>
  </w:num>
  <w:num w:numId="9" w16cid:durableId="2140830817">
    <w:abstractNumId w:val="79"/>
  </w:num>
  <w:num w:numId="10" w16cid:durableId="222059595">
    <w:abstractNumId w:val="119"/>
  </w:num>
  <w:num w:numId="11" w16cid:durableId="2066487391">
    <w:abstractNumId w:val="55"/>
  </w:num>
  <w:num w:numId="12" w16cid:durableId="294062309">
    <w:abstractNumId w:val="99"/>
  </w:num>
  <w:num w:numId="13" w16cid:durableId="1782341678">
    <w:abstractNumId w:val="0"/>
  </w:num>
  <w:num w:numId="14" w16cid:durableId="922884107">
    <w:abstractNumId w:val="114"/>
  </w:num>
  <w:num w:numId="15" w16cid:durableId="1166363156">
    <w:abstractNumId w:val="23"/>
  </w:num>
  <w:num w:numId="16" w16cid:durableId="1866090111">
    <w:abstractNumId w:val="2"/>
  </w:num>
  <w:num w:numId="17" w16cid:durableId="1090197953">
    <w:abstractNumId w:val="66"/>
  </w:num>
  <w:num w:numId="18" w16cid:durableId="530534107">
    <w:abstractNumId w:val="77"/>
  </w:num>
  <w:num w:numId="19" w16cid:durableId="1492986047">
    <w:abstractNumId w:val="84"/>
  </w:num>
  <w:num w:numId="20" w16cid:durableId="1066031368">
    <w:abstractNumId w:val="100"/>
  </w:num>
  <w:num w:numId="21" w16cid:durableId="2042902995">
    <w:abstractNumId w:val="12"/>
  </w:num>
  <w:num w:numId="22" w16cid:durableId="895628939">
    <w:abstractNumId w:val="97"/>
  </w:num>
  <w:num w:numId="23" w16cid:durableId="1329794084">
    <w:abstractNumId w:val="111"/>
  </w:num>
  <w:num w:numId="24" w16cid:durableId="1817721770">
    <w:abstractNumId w:val="28"/>
  </w:num>
  <w:num w:numId="25" w16cid:durableId="469979788">
    <w:abstractNumId w:val="25"/>
  </w:num>
  <w:num w:numId="26" w16cid:durableId="580330296">
    <w:abstractNumId w:val="75"/>
  </w:num>
  <w:num w:numId="27" w16cid:durableId="259947677">
    <w:abstractNumId w:val="115"/>
  </w:num>
  <w:num w:numId="28" w16cid:durableId="380860680">
    <w:abstractNumId w:val="101"/>
  </w:num>
  <w:num w:numId="29" w16cid:durableId="1202479938">
    <w:abstractNumId w:val="120"/>
  </w:num>
  <w:num w:numId="30" w16cid:durableId="407272828">
    <w:abstractNumId w:val="87"/>
  </w:num>
  <w:num w:numId="31" w16cid:durableId="614406658">
    <w:abstractNumId w:val="98"/>
  </w:num>
  <w:num w:numId="32" w16cid:durableId="1684549411">
    <w:abstractNumId w:val="1"/>
  </w:num>
  <w:num w:numId="33" w16cid:durableId="1833333561">
    <w:abstractNumId w:val="44"/>
  </w:num>
  <w:num w:numId="34" w16cid:durableId="454258083">
    <w:abstractNumId w:val="82"/>
  </w:num>
  <w:num w:numId="35" w16cid:durableId="1605965552">
    <w:abstractNumId w:val="59"/>
  </w:num>
  <w:num w:numId="36" w16cid:durableId="281619160">
    <w:abstractNumId w:val="95"/>
  </w:num>
  <w:num w:numId="37" w16cid:durableId="1927618007">
    <w:abstractNumId w:val="38"/>
  </w:num>
  <w:num w:numId="38" w16cid:durableId="2124226679">
    <w:abstractNumId w:val="49"/>
  </w:num>
  <w:num w:numId="39" w16cid:durableId="326517727">
    <w:abstractNumId w:val="71"/>
  </w:num>
  <w:num w:numId="40" w16cid:durableId="1356807679">
    <w:abstractNumId w:val="31"/>
  </w:num>
  <w:num w:numId="41" w16cid:durableId="1930774301">
    <w:abstractNumId w:val="88"/>
  </w:num>
  <w:num w:numId="42" w16cid:durableId="1597709046">
    <w:abstractNumId w:val="76"/>
  </w:num>
  <w:num w:numId="43" w16cid:durableId="656811225">
    <w:abstractNumId w:val="67"/>
  </w:num>
  <w:num w:numId="44" w16cid:durableId="63643942">
    <w:abstractNumId w:val="29"/>
  </w:num>
  <w:num w:numId="45" w16cid:durableId="854923517">
    <w:abstractNumId w:val="89"/>
  </w:num>
  <w:num w:numId="46" w16cid:durableId="862131296">
    <w:abstractNumId w:val="93"/>
  </w:num>
  <w:num w:numId="47" w16cid:durableId="1829862950">
    <w:abstractNumId w:val="20"/>
  </w:num>
  <w:num w:numId="48" w16cid:durableId="764767596">
    <w:abstractNumId w:val="91"/>
  </w:num>
  <w:num w:numId="49" w16cid:durableId="356778989">
    <w:abstractNumId w:val="68"/>
  </w:num>
  <w:num w:numId="50" w16cid:durableId="1711487872">
    <w:abstractNumId w:val="105"/>
  </w:num>
  <w:num w:numId="51" w16cid:durableId="847065792">
    <w:abstractNumId w:val="57"/>
  </w:num>
  <w:num w:numId="52" w16cid:durableId="1908302565">
    <w:abstractNumId w:val="62"/>
  </w:num>
  <w:num w:numId="53" w16cid:durableId="1111123837">
    <w:abstractNumId w:val="104"/>
  </w:num>
  <w:num w:numId="54" w16cid:durableId="141117090">
    <w:abstractNumId w:val="107"/>
  </w:num>
  <w:num w:numId="55" w16cid:durableId="1047031300">
    <w:abstractNumId w:val="74"/>
  </w:num>
  <w:num w:numId="56" w16cid:durableId="2120371974">
    <w:abstractNumId w:val="24"/>
  </w:num>
  <w:num w:numId="57" w16cid:durableId="914318996">
    <w:abstractNumId w:val="118"/>
  </w:num>
  <w:num w:numId="58" w16cid:durableId="1265266584">
    <w:abstractNumId w:val="92"/>
  </w:num>
  <w:num w:numId="59" w16cid:durableId="186607385">
    <w:abstractNumId w:val="113"/>
  </w:num>
  <w:num w:numId="60" w16cid:durableId="1376660903">
    <w:abstractNumId w:val="43"/>
  </w:num>
  <w:num w:numId="61" w16cid:durableId="1880623141">
    <w:abstractNumId w:val="16"/>
  </w:num>
  <w:num w:numId="62" w16cid:durableId="535898410">
    <w:abstractNumId w:val="112"/>
  </w:num>
  <w:num w:numId="63" w16cid:durableId="560092959">
    <w:abstractNumId w:val="116"/>
  </w:num>
  <w:num w:numId="64" w16cid:durableId="1199582322">
    <w:abstractNumId w:val="7"/>
  </w:num>
  <w:num w:numId="65" w16cid:durableId="947467311">
    <w:abstractNumId w:val="51"/>
  </w:num>
  <w:num w:numId="66" w16cid:durableId="960960598">
    <w:abstractNumId w:val="90"/>
  </w:num>
  <w:num w:numId="67" w16cid:durableId="1494221080">
    <w:abstractNumId w:val="53"/>
  </w:num>
  <w:num w:numId="68" w16cid:durableId="1524593471">
    <w:abstractNumId w:val="27"/>
  </w:num>
  <w:num w:numId="69" w16cid:durableId="1409035436">
    <w:abstractNumId w:val="3"/>
  </w:num>
  <w:num w:numId="70" w16cid:durableId="224725401">
    <w:abstractNumId w:val="108"/>
  </w:num>
  <w:num w:numId="71" w16cid:durableId="619723484">
    <w:abstractNumId w:val="72"/>
  </w:num>
  <w:num w:numId="72" w16cid:durableId="1933081036">
    <w:abstractNumId w:val="78"/>
  </w:num>
  <w:num w:numId="73" w16cid:durableId="633562593">
    <w:abstractNumId w:val="94"/>
  </w:num>
  <w:num w:numId="74" w16cid:durableId="1403137361">
    <w:abstractNumId w:val="70"/>
  </w:num>
  <w:num w:numId="75" w16cid:durableId="1464351579">
    <w:abstractNumId w:val="109"/>
  </w:num>
  <w:num w:numId="76" w16cid:durableId="2065444250">
    <w:abstractNumId w:val="61"/>
  </w:num>
  <w:num w:numId="77" w16cid:durableId="40062988">
    <w:abstractNumId w:val="80"/>
  </w:num>
  <w:num w:numId="78" w16cid:durableId="1725176525">
    <w:abstractNumId w:val="102"/>
  </w:num>
  <w:num w:numId="79" w16cid:durableId="1453785272">
    <w:abstractNumId w:val="50"/>
  </w:num>
  <w:num w:numId="80" w16cid:durableId="1325817718">
    <w:abstractNumId w:val="8"/>
  </w:num>
  <w:num w:numId="81" w16cid:durableId="1657491812">
    <w:abstractNumId w:val="52"/>
  </w:num>
  <w:num w:numId="82" w16cid:durableId="1168324175">
    <w:abstractNumId w:val="60"/>
  </w:num>
  <w:num w:numId="83" w16cid:durableId="134488410">
    <w:abstractNumId w:val="36"/>
  </w:num>
  <w:num w:numId="84" w16cid:durableId="806554788">
    <w:abstractNumId w:val="37"/>
  </w:num>
  <w:num w:numId="85" w16cid:durableId="2123263438">
    <w:abstractNumId w:val="32"/>
  </w:num>
  <w:num w:numId="86" w16cid:durableId="1905796055">
    <w:abstractNumId w:val="18"/>
  </w:num>
  <w:num w:numId="87" w16cid:durableId="987709141">
    <w:abstractNumId w:val="30"/>
  </w:num>
  <w:num w:numId="88" w16cid:durableId="1423725178">
    <w:abstractNumId w:val="40"/>
  </w:num>
  <w:num w:numId="89" w16cid:durableId="16471314">
    <w:abstractNumId w:val="86"/>
  </w:num>
  <w:num w:numId="90" w16cid:durableId="2022511460">
    <w:abstractNumId w:val="47"/>
  </w:num>
  <w:num w:numId="91" w16cid:durableId="2129617871">
    <w:abstractNumId w:val="65"/>
  </w:num>
  <w:num w:numId="92" w16cid:durableId="1217663864">
    <w:abstractNumId w:val="17"/>
  </w:num>
  <w:num w:numId="93" w16cid:durableId="363947912">
    <w:abstractNumId w:val="42"/>
  </w:num>
  <w:num w:numId="94" w16cid:durableId="179976852">
    <w:abstractNumId w:val="26"/>
  </w:num>
  <w:num w:numId="95" w16cid:durableId="1180974339">
    <w:abstractNumId w:val="11"/>
  </w:num>
  <w:num w:numId="96" w16cid:durableId="301891582">
    <w:abstractNumId w:val="85"/>
  </w:num>
  <w:num w:numId="97" w16cid:durableId="915014926">
    <w:abstractNumId w:val="34"/>
  </w:num>
  <w:num w:numId="98" w16cid:durableId="1074426830">
    <w:abstractNumId w:val="4"/>
  </w:num>
  <w:num w:numId="99" w16cid:durableId="555118108">
    <w:abstractNumId w:val="5"/>
  </w:num>
  <w:num w:numId="100" w16cid:durableId="433745603">
    <w:abstractNumId w:val="10"/>
  </w:num>
  <w:num w:numId="101" w16cid:durableId="139689343">
    <w:abstractNumId w:val="9"/>
  </w:num>
  <w:num w:numId="102" w16cid:durableId="1805389606">
    <w:abstractNumId w:val="81"/>
  </w:num>
  <w:num w:numId="103" w16cid:durableId="636956065">
    <w:abstractNumId w:val="39"/>
  </w:num>
  <w:num w:numId="104" w16cid:durableId="1491286834">
    <w:abstractNumId w:val="33"/>
  </w:num>
  <w:num w:numId="105" w16cid:durableId="173497736">
    <w:abstractNumId w:val="106"/>
  </w:num>
  <w:num w:numId="106" w16cid:durableId="649358984">
    <w:abstractNumId w:val="19"/>
  </w:num>
  <w:num w:numId="107" w16cid:durableId="858810572">
    <w:abstractNumId w:val="22"/>
  </w:num>
  <w:num w:numId="108" w16cid:durableId="2111662698">
    <w:abstractNumId w:val="54"/>
  </w:num>
  <w:num w:numId="109" w16cid:durableId="769547376">
    <w:abstractNumId w:val="13"/>
  </w:num>
  <w:num w:numId="110" w16cid:durableId="1755934041">
    <w:abstractNumId w:val="64"/>
  </w:num>
  <w:num w:numId="111" w16cid:durableId="1725325257">
    <w:abstractNumId w:val="117"/>
  </w:num>
  <w:num w:numId="112" w16cid:durableId="1680960967">
    <w:abstractNumId w:val="56"/>
  </w:num>
  <w:num w:numId="113" w16cid:durableId="137188640">
    <w:abstractNumId w:val="103"/>
  </w:num>
  <w:num w:numId="114" w16cid:durableId="1389187800">
    <w:abstractNumId w:val="46"/>
  </w:num>
  <w:num w:numId="115" w16cid:durableId="318194686">
    <w:abstractNumId w:val="48"/>
  </w:num>
  <w:num w:numId="116" w16cid:durableId="1189491300">
    <w:abstractNumId w:val="110"/>
  </w:num>
  <w:num w:numId="117" w16cid:durableId="1697465230">
    <w:abstractNumId w:val="83"/>
  </w:num>
  <w:num w:numId="118" w16cid:durableId="1743992149">
    <w:abstractNumId w:val="69"/>
  </w:num>
  <w:num w:numId="119" w16cid:durableId="2087026019">
    <w:abstractNumId w:val="21"/>
  </w:num>
  <w:num w:numId="120" w16cid:durableId="1349138692">
    <w:abstractNumId w:val="15"/>
  </w:num>
  <w:num w:numId="121" w16cid:durableId="264071910">
    <w:abstractNumId w:val="6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Farrukh Zeeshan">
    <w15:presenceInfo w15:providerId="AD" w15:userId="S::farrukh.zeeshan@uettaxila.edu.pk::0b33c7df-a678-4aca-82c1-17bb04162e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2fxxwes9t90v0ezxsmvvrxuvdfrdf0zppew&quot;&gt;My proposal endnotes&lt;record-ids&gt;&lt;item&gt;1&lt;/item&gt;&lt;item&gt;2&lt;/item&gt;&lt;item&gt;3&lt;/item&gt;&lt;item&gt;4&lt;/item&gt;&lt;item&gt;5&lt;/item&gt;&lt;item&gt;6&lt;/item&gt;&lt;item&gt;8&lt;/item&gt;&lt;item&gt;9&lt;/item&gt;&lt;item&gt;10&lt;/item&gt;&lt;/record-ids&gt;&lt;/item&gt;&lt;item db-id=&quot;xvfaat2xldaafuevd9m59vdr9paa0s5tastx&quot;&gt;Thesis_library_2&lt;record-ids&gt;&lt;item&gt;1&lt;/item&gt;&lt;item&gt;2&lt;/item&gt;&lt;item&gt;3&lt;/item&gt;&lt;item&gt;4&lt;/item&gt;&lt;item&gt;5&lt;/item&gt;&lt;item&gt;6&lt;/item&gt;&lt;/record-ids&gt;&lt;/item&gt;&lt;/Libraries&gt;"/>
  </w:docVars>
  <w:rsids>
    <w:rsidRoot w:val="008F2BC8"/>
    <w:rsid w:val="00001562"/>
    <w:rsid w:val="000123B3"/>
    <w:rsid w:val="00016B21"/>
    <w:rsid w:val="00020FCC"/>
    <w:rsid w:val="000446D8"/>
    <w:rsid w:val="0004556B"/>
    <w:rsid w:val="0005033E"/>
    <w:rsid w:val="0006057A"/>
    <w:rsid w:val="00062840"/>
    <w:rsid w:val="000726E2"/>
    <w:rsid w:val="00073746"/>
    <w:rsid w:val="0009193C"/>
    <w:rsid w:val="00091D7A"/>
    <w:rsid w:val="00096CAA"/>
    <w:rsid w:val="00097A69"/>
    <w:rsid w:val="000E167D"/>
    <w:rsid w:val="001166C2"/>
    <w:rsid w:val="0012011D"/>
    <w:rsid w:val="00132D71"/>
    <w:rsid w:val="00140BE6"/>
    <w:rsid w:val="00143AB4"/>
    <w:rsid w:val="0014753F"/>
    <w:rsid w:val="00151686"/>
    <w:rsid w:val="00151BBA"/>
    <w:rsid w:val="001525A1"/>
    <w:rsid w:val="00156E88"/>
    <w:rsid w:val="00164E70"/>
    <w:rsid w:val="0016576E"/>
    <w:rsid w:val="0017082E"/>
    <w:rsid w:val="00171FE2"/>
    <w:rsid w:val="00183E85"/>
    <w:rsid w:val="001A5236"/>
    <w:rsid w:val="001C311E"/>
    <w:rsid w:val="001D16EB"/>
    <w:rsid w:val="001D5476"/>
    <w:rsid w:val="001E4892"/>
    <w:rsid w:val="002055B4"/>
    <w:rsid w:val="00210D45"/>
    <w:rsid w:val="00211407"/>
    <w:rsid w:val="00211FED"/>
    <w:rsid w:val="002176A1"/>
    <w:rsid w:val="00242704"/>
    <w:rsid w:val="0024540D"/>
    <w:rsid w:val="00250267"/>
    <w:rsid w:val="0025141C"/>
    <w:rsid w:val="00255297"/>
    <w:rsid w:val="00263117"/>
    <w:rsid w:val="00266CDC"/>
    <w:rsid w:val="00282530"/>
    <w:rsid w:val="002831C2"/>
    <w:rsid w:val="00284603"/>
    <w:rsid w:val="002854B0"/>
    <w:rsid w:val="00285DB8"/>
    <w:rsid w:val="00295B15"/>
    <w:rsid w:val="002B0F79"/>
    <w:rsid w:val="002B2621"/>
    <w:rsid w:val="002B363E"/>
    <w:rsid w:val="002B533E"/>
    <w:rsid w:val="002B77D6"/>
    <w:rsid w:val="002C3BC2"/>
    <w:rsid w:val="002C3D59"/>
    <w:rsid w:val="002C65AC"/>
    <w:rsid w:val="002D475E"/>
    <w:rsid w:val="002E0D1B"/>
    <w:rsid w:val="002E1070"/>
    <w:rsid w:val="002F0052"/>
    <w:rsid w:val="00304286"/>
    <w:rsid w:val="00304AE4"/>
    <w:rsid w:val="003106FA"/>
    <w:rsid w:val="00326E3F"/>
    <w:rsid w:val="003274E4"/>
    <w:rsid w:val="00330F93"/>
    <w:rsid w:val="0033300A"/>
    <w:rsid w:val="00366E39"/>
    <w:rsid w:val="003703D3"/>
    <w:rsid w:val="00371658"/>
    <w:rsid w:val="003745E0"/>
    <w:rsid w:val="003776BE"/>
    <w:rsid w:val="003778EC"/>
    <w:rsid w:val="00386C29"/>
    <w:rsid w:val="00393350"/>
    <w:rsid w:val="003A2022"/>
    <w:rsid w:val="003A2B8B"/>
    <w:rsid w:val="003D4E70"/>
    <w:rsid w:val="003E11B8"/>
    <w:rsid w:val="0040283D"/>
    <w:rsid w:val="0040752F"/>
    <w:rsid w:val="00407EC8"/>
    <w:rsid w:val="00411985"/>
    <w:rsid w:val="0041201D"/>
    <w:rsid w:val="00426531"/>
    <w:rsid w:val="0043512D"/>
    <w:rsid w:val="00444321"/>
    <w:rsid w:val="0045116A"/>
    <w:rsid w:val="00467836"/>
    <w:rsid w:val="00470148"/>
    <w:rsid w:val="004774A4"/>
    <w:rsid w:val="00480E3F"/>
    <w:rsid w:val="00497567"/>
    <w:rsid w:val="004A1048"/>
    <w:rsid w:val="004A3151"/>
    <w:rsid w:val="004A6BAE"/>
    <w:rsid w:val="004A6BC0"/>
    <w:rsid w:val="004C112F"/>
    <w:rsid w:val="004D2B1A"/>
    <w:rsid w:val="004E53BD"/>
    <w:rsid w:val="004F2168"/>
    <w:rsid w:val="004F76C4"/>
    <w:rsid w:val="00510667"/>
    <w:rsid w:val="005162D5"/>
    <w:rsid w:val="00522E5C"/>
    <w:rsid w:val="005236B8"/>
    <w:rsid w:val="00544A57"/>
    <w:rsid w:val="00571B3E"/>
    <w:rsid w:val="00571F28"/>
    <w:rsid w:val="00576DAB"/>
    <w:rsid w:val="00594258"/>
    <w:rsid w:val="0059573F"/>
    <w:rsid w:val="005B05E2"/>
    <w:rsid w:val="005B3DE8"/>
    <w:rsid w:val="005B6456"/>
    <w:rsid w:val="005C1DAF"/>
    <w:rsid w:val="005C3118"/>
    <w:rsid w:val="005D2C31"/>
    <w:rsid w:val="005D73E5"/>
    <w:rsid w:val="005E4675"/>
    <w:rsid w:val="005F461F"/>
    <w:rsid w:val="006018DB"/>
    <w:rsid w:val="00602BC4"/>
    <w:rsid w:val="00606DB7"/>
    <w:rsid w:val="00606F13"/>
    <w:rsid w:val="006105AA"/>
    <w:rsid w:val="006132DE"/>
    <w:rsid w:val="00616E18"/>
    <w:rsid w:val="00625913"/>
    <w:rsid w:val="0063003E"/>
    <w:rsid w:val="006377A3"/>
    <w:rsid w:val="00645F64"/>
    <w:rsid w:val="00646F8E"/>
    <w:rsid w:val="0064755F"/>
    <w:rsid w:val="00652F5D"/>
    <w:rsid w:val="006661C6"/>
    <w:rsid w:val="00667460"/>
    <w:rsid w:val="006728E6"/>
    <w:rsid w:val="00687A1A"/>
    <w:rsid w:val="006908BD"/>
    <w:rsid w:val="00692647"/>
    <w:rsid w:val="006B441E"/>
    <w:rsid w:val="006B4A58"/>
    <w:rsid w:val="006B656A"/>
    <w:rsid w:val="006C1E6F"/>
    <w:rsid w:val="006C3C05"/>
    <w:rsid w:val="006D1DAB"/>
    <w:rsid w:val="006D716E"/>
    <w:rsid w:val="006E3994"/>
    <w:rsid w:val="006E3F88"/>
    <w:rsid w:val="006E409B"/>
    <w:rsid w:val="00703323"/>
    <w:rsid w:val="00703365"/>
    <w:rsid w:val="00704BF6"/>
    <w:rsid w:val="00711EAD"/>
    <w:rsid w:val="007345B1"/>
    <w:rsid w:val="00746B95"/>
    <w:rsid w:val="00746DB3"/>
    <w:rsid w:val="007476CA"/>
    <w:rsid w:val="007511E0"/>
    <w:rsid w:val="00751253"/>
    <w:rsid w:val="00764F1A"/>
    <w:rsid w:val="00771E55"/>
    <w:rsid w:val="00773C7C"/>
    <w:rsid w:val="00773F31"/>
    <w:rsid w:val="0077761F"/>
    <w:rsid w:val="00782547"/>
    <w:rsid w:val="00790053"/>
    <w:rsid w:val="007B06BA"/>
    <w:rsid w:val="007B0A01"/>
    <w:rsid w:val="007B0D18"/>
    <w:rsid w:val="007B173B"/>
    <w:rsid w:val="007B4572"/>
    <w:rsid w:val="007B4C5B"/>
    <w:rsid w:val="008038CE"/>
    <w:rsid w:val="00803E17"/>
    <w:rsid w:val="00805C81"/>
    <w:rsid w:val="0081129E"/>
    <w:rsid w:val="00817A32"/>
    <w:rsid w:val="00841A82"/>
    <w:rsid w:val="00845B61"/>
    <w:rsid w:val="0084677C"/>
    <w:rsid w:val="00854FC7"/>
    <w:rsid w:val="0087132D"/>
    <w:rsid w:val="00874F1D"/>
    <w:rsid w:val="0087612F"/>
    <w:rsid w:val="00877503"/>
    <w:rsid w:val="008779EA"/>
    <w:rsid w:val="00881740"/>
    <w:rsid w:val="0088795C"/>
    <w:rsid w:val="00891CBE"/>
    <w:rsid w:val="0089689F"/>
    <w:rsid w:val="008A2D61"/>
    <w:rsid w:val="008A633C"/>
    <w:rsid w:val="008B2FCE"/>
    <w:rsid w:val="008E2E04"/>
    <w:rsid w:val="008F2BC8"/>
    <w:rsid w:val="008F4657"/>
    <w:rsid w:val="008F49E6"/>
    <w:rsid w:val="008F720D"/>
    <w:rsid w:val="008F7290"/>
    <w:rsid w:val="009016D9"/>
    <w:rsid w:val="00902593"/>
    <w:rsid w:val="00902608"/>
    <w:rsid w:val="00906280"/>
    <w:rsid w:val="0091051F"/>
    <w:rsid w:val="00917DD1"/>
    <w:rsid w:val="009209CD"/>
    <w:rsid w:val="00925333"/>
    <w:rsid w:val="00931420"/>
    <w:rsid w:val="0093564B"/>
    <w:rsid w:val="00935F6E"/>
    <w:rsid w:val="00950031"/>
    <w:rsid w:val="00952E04"/>
    <w:rsid w:val="00952ED3"/>
    <w:rsid w:val="009569A1"/>
    <w:rsid w:val="00962ACD"/>
    <w:rsid w:val="00963447"/>
    <w:rsid w:val="00981429"/>
    <w:rsid w:val="00982F48"/>
    <w:rsid w:val="0098779D"/>
    <w:rsid w:val="009924B4"/>
    <w:rsid w:val="00994B8C"/>
    <w:rsid w:val="00996868"/>
    <w:rsid w:val="009B0DAD"/>
    <w:rsid w:val="009C0373"/>
    <w:rsid w:val="009C3D35"/>
    <w:rsid w:val="009C6166"/>
    <w:rsid w:val="009C6434"/>
    <w:rsid w:val="009D3DB1"/>
    <w:rsid w:val="009D534E"/>
    <w:rsid w:val="009E1386"/>
    <w:rsid w:val="00A02C01"/>
    <w:rsid w:val="00A0419C"/>
    <w:rsid w:val="00A10CFB"/>
    <w:rsid w:val="00A11538"/>
    <w:rsid w:val="00A13E2A"/>
    <w:rsid w:val="00A164F3"/>
    <w:rsid w:val="00A272FA"/>
    <w:rsid w:val="00A33149"/>
    <w:rsid w:val="00A350FA"/>
    <w:rsid w:val="00A363F7"/>
    <w:rsid w:val="00A40DDE"/>
    <w:rsid w:val="00A44E18"/>
    <w:rsid w:val="00A51FAA"/>
    <w:rsid w:val="00A53274"/>
    <w:rsid w:val="00A66E06"/>
    <w:rsid w:val="00A67071"/>
    <w:rsid w:val="00A70154"/>
    <w:rsid w:val="00A714A7"/>
    <w:rsid w:val="00A720F1"/>
    <w:rsid w:val="00A85FB6"/>
    <w:rsid w:val="00A86270"/>
    <w:rsid w:val="00A86E9F"/>
    <w:rsid w:val="00A93817"/>
    <w:rsid w:val="00A96D2B"/>
    <w:rsid w:val="00AA3C55"/>
    <w:rsid w:val="00AA72B3"/>
    <w:rsid w:val="00AB058F"/>
    <w:rsid w:val="00AB53DE"/>
    <w:rsid w:val="00AB6E8E"/>
    <w:rsid w:val="00AC06C0"/>
    <w:rsid w:val="00AC526E"/>
    <w:rsid w:val="00AD2A0A"/>
    <w:rsid w:val="00AF526D"/>
    <w:rsid w:val="00AF6637"/>
    <w:rsid w:val="00B03906"/>
    <w:rsid w:val="00B115F1"/>
    <w:rsid w:val="00B119E9"/>
    <w:rsid w:val="00B25858"/>
    <w:rsid w:val="00B316D3"/>
    <w:rsid w:val="00B37EC7"/>
    <w:rsid w:val="00B40BB9"/>
    <w:rsid w:val="00B44149"/>
    <w:rsid w:val="00B948D9"/>
    <w:rsid w:val="00BA2A25"/>
    <w:rsid w:val="00BB4329"/>
    <w:rsid w:val="00BB444C"/>
    <w:rsid w:val="00BB5248"/>
    <w:rsid w:val="00BB742D"/>
    <w:rsid w:val="00BC2335"/>
    <w:rsid w:val="00BC2DE1"/>
    <w:rsid w:val="00BC42C0"/>
    <w:rsid w:val="00BC726B"/>
    <w:rsid w:val="00BC73B6"/>
    <w:rsid w:val="00BC7622"/>
    <w:rsid w:val="00BD3286"/>
    <w:rsid w:val="00BE1B66"/>
    <w:rsid w:val="00BE1CBB"/>
    <w:rsid w:val="00BE275A"/>
    <w:rsid w:val="00C02B33"/>
    <w:rsid w:val="00C12832"/>
    <w:rsid w:val="00C14BE1"/>
    <w:rsid w:val="00C17B02"/>
    <w:rsid w:val="00C211C1"/>
    <w:rsid w:val="00C26343"/>
    <w:rsid w:val="00C31093"/>
    <w:rsid w:val="00C400CF"/>
    <w:rsid w:val="00C5266F"/>
    <w:rsid w:val="00C5531D"/>
    <w:rsid w:val="00C605A0"/>
    <w:rsid w:val="00C62B94"/>
    <w:rsid w:val="00C64ECF"/>
    <w:rsid w:val="00C72F62"/>
    <w:rsid w:val="00C81063"/>
    <w:rsid w:val="00C8203A"/>
    <w:rsid w:val="00C87999"/>
    <w:rsid w:val="00C91503"/>
    <w:rsid w:val="00C94A3A"/>
    <w:rsid w:val="00CA4442"/>
    <w:rsid w:val="00CA4E94"/>
    <w:rsid w:val="00CB1C60"/>
    <w:rsid w:val="00CB64CA"/>
    <w:rsid w:val="00CC1ADA"/>
    <w:rsid w:val="00CD2505"/>
    <w:rsid w:val="00CD5FA7"/>
    <w:rsid w:val="00CE61CE"/>
    <w:rsid w:val="00D00E7B"/>
    <w:rsid w:val="00D01C2D"/>
    <w:rsid w:val="00D12E93"/>
    <w:rsid w:val="00D17B59"/>
    <w:rsid w:val="00D20072"/>
    <w:rsid w:val="00D22450"/>
    <w:rsid w:val="00D3049E"/>
    <w:rsid w:val="00D31485"/>
    <w:rsid w:val="00D3412B"/>
    <w:rsid w:val="00D34D50"/>
    <w:rsid w:val="00D36992"/>
    <w:rsid w:val="00D36BD7"/>
    <w:rsid w:val="00D37760"/>
    <w:rsid w:val="00D4073B"/>
    <w:rsid w:val="00D5098C"/>
    <w:rsid w:val="00D647DB"/>
    <w:rsid w:val="00D64A42"/>
    <w:rsid w:val="00D65A10"/>
    <w:rsid w:val="00D667C2"/>
    <w:rsid w:val="00D77563"/>
    <w:rsid w:val="00DA5D92"/>
    <w:rsid w:val="00DC3B24"/>
    <w:rsid w:val="00DC55C1"/>
    <w:rsid w:val="00DE6B65"/>
    <w:rsid w:val="00DF7F72"/>
    <w:rsid w:val="00E0097B"/>
    <w:rsid w:val="00E01DBC"/>
    <w:rsid w:val="00E1290A"/>
    <w:rsid w:val="00E21760"/>
    <w:rsid w:val="00E247EE"/>
    <w:rsid w:val="00E406E8"/>
    <w:rsid w:val="00E52891"/>
    <w:rsid w:val="00E55A4E"/>
    <w:rsid w:val="00E82856"/>
    <w:rsid w:val="00E82C2C"/>
    <w:rsid w:val="00E84BA3"/>
    <w:rsid w:val="00E93EC1"/>
    <w:rsid w:val="00EB3977"/>
    <w:rsid w:val="00EB53F6"/>
    <w:rsid w:val="00EC45BA"/>
    <w:rsid w:val="00EE2785"/>
    <w:rsid w:val="00EE501E"/>
    <w:rsid w:val="00EF5075"/>
    <w:rsid w:val="00EF543F"/>
    <w:rsid w:val="00EF7C92"/>
    <w:rsid w:val="00F0344B"/>
    <w:rsid w:val="00F0526C"/>
    <w:rsid w:val="00F103E8"/>
    <w:rsid w:val="00F24DF5"/>
    <w:rsid w:val="00F41DF6"/>
    <w:rsid w:val="00F41E14"/>
    <w:rsid w:val="00F60C4A"/>
    <w:rsid w:val="00F6202A"/>
    <w:rsid w:val="00F62499"/>
    <w:rsid w:val="00F6481D"/>
    <w:rsid w:val="00F7512C"/>
    <w:rsid w:val="00F807C1"/>
    <w:rsid w:val="00F85826"/>
    <w:rsid w:val="00F874DA"/>
    <w:rsid w:val="00F94259"/>
    <w:rsid w:val="00F94AC6"/>
    <w:rsid w:val="00F95EAB"/>
    <w:rsid w:val="00F9753B"/>
    <w:rsid w:val="00FA105A"/>
    <w:rsid w:val="00FA5145"/>
    <w:rsid w:val="00FA68CA"/>
    <w:rsid w:val="00FB0E21"/>
    <w:rsid w:val="00FB1FBE"/>
    <w:rsid w:val="00FC1E08"/>
    <w:rsid w:val="00FC2577"/>
    <w:rsid w:val="00FC6CAD"/>
    <w:rsid w:val="00FC7CBE"/>
    <w:rsid w:val="00FD0ADE"/>
    <w:rsid w:val="00FD1A1F"/>
    <w:rsid w:val="00FD721C"/>
    <w:rsid w:val="00FE46A3"/>
    <w:rsid w:val="00FF1DFD"/>
    <w:rsid w:val="00FF56E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36E56"/>
  <w15:chartTrackingRefBased/>
  <w15:docId w15:val="{E341A057-6EC3-430F-A499-1E8EF8E42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41C"/>
  </w:style>
  <w:style w:type="paragraph" w:styleId="Heading1">
    <w:name w:val="heading 1"/>
    <w:basedOn w:val="Normal"/>
    <w:next w:val="Normal"/>
    <w:link w:val="Heading1Char"/>
    <w:uiPriority w:val="9"/>
    <w:qFormat/>
    <w:rsid w:val="008F2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2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F2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F2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2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F2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F2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BC8"/>
    <w:rPr>
      <w:rFonts w:eastAsiaTheme="majorEastAsia" w:cstheme="majorBidi"/>
      <w:color w:val="272727" w:themeColor="text1" w:themeTint="D8"/>
    </w:rPr>
  </w:style>
  <w:style w:type="paragraph" w:styleId="Title">
    <w:name w:val="Title"/>
    <w:basedOn w:val="Normal"/>
    <w:next w:val="Normal"/>
    <w:link w:val="TitleChar"/>
    <w:uiPriority w:val="10"/>
    <w:qFormat/>
    <w:rsid w:val="008F2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BC8"/>
    <w:pPr>
      <w:spacing w:before="160"/>
      <w:jc w:val="center"/>
    </w:pPr>
    <w:rPr>
      <w:i/>
      <w:iCs/>
      <w:color w:val="404040" w:themeColor="text1" w:themeTint="BF"/>
    </w:rPr>
  </w:style>
  <w:style w:type="character" w:customStyle="1" w:styleId="QuoteChar">
    <w:name w:val="Quote Char"/>
    <w:basedOn w:val="DefaultParagraphFont"/>
    <w:link w:val="Quote"/>
    <w:uiPriority w:val="29"/>
    <w:rsid w:val="008F2BC8"/>
    <w:rPr>
      <w:i/>
      <w:iCs/>
      <w:color w:val="404040" w:themeColor="text1" w:themeTint="BF"/>
    </w:rPr>
  </w:style>
  <w:style w:type="paragraph" w:styleId="ListParagraph">
    <w:name w:val="List Paragraph"/>
    <w:basedOn w:val="Normal"/>
    <w:uiPriority w:val="34"/>
    <w:qFormat/>
    <w:rsid w:val="008F2BC8"/>
    <w:pPr>
      <w:ind w:left="720"/>
      <w:contextualSpacing/>
    </w:pPr>
  </w:style>
  <w:style w:type="character" w:styleId="IntenseEmphasis">
    <w:name w:val="Intense Emphasis"/>
    <w:basedOn w:val="DefaultParagraphFont"/>
    <w:uiPriority w:val="21"/>
    <w:qFormat/>
    <w:rsid w:val="008F2BC8"/>
    <w:rPr>
      <w:i/>
      <w:iCs/>
      <w:color w:val="0F4761" w:themeColor="accent1" w:themeShade="BF"/>
    </w:rPr>
  </w:style>
  <w:style w:type="paragraph" w:styleId="IntenseQuote">
    <w:name w:val="Intense Quote"/>
    <w:basedOn w:val="Normal"/>
    <w:next w:val="Normal"/>
    <w:link w:val="IntenseQuoteChar"/>
    <w:uiPriority w:val="30"/>
    <w:qFormat/>
    <w:rsid w:val="008F2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BC8"/>
    <w:rPr>
      <w:i/>
      <w:iCs/>
      <w:color w:val="0F4761" w:themeColor="accent1" w:themeShade="BF"/>
    </w:rPr>
  </w:style>
  <w:style w:type="character" w:styleId="IntenseReference">
    <w:name w:val="Intense Reference"/>
    <w:basedOn w:val="DefaultParagraphFont"/>
    <w:uiPriority w:val="32"/>
    <w:qFormat/>
    <w:rsid w:val="008F2BC8"/>
    <w:rPr>
      <w:b/>
      <w:bCs/>
      <w:smallCaps/>
      <w:color w:val="0F4761" w:themeColor="accent1" w:themeShade="BF"/>
      <w:spacing w:val="5"/>
    </w:rPr>
  </w:style>
  <w:style w:type="paragraph" w:styleId="Header">
    <w:name w:val="header"/>
    <w:basedOn w:val="Normal"/>
    <w:link w:val="HeaderChar"/>
    <w:uiPriority w:val="99"/>
    <w:unhideWhenUsed/>
    <w:rsid w:val="00116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6C2"/>
  </w:style>
  <w:style w:type="paragraph" w:styleId="Footer">
    <w:name w:val="footer"/>
    <w:basedOn w:val="Normal"/>
    <w:link w:val="FooterChar"/>
    <w:uiPriority w:val="99"/>
    <w:unhideWhenUsed/>
    <w:rsid w:val="00116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6C2"/>
  </w:style>
  <w:style w:type="paragraph" w:styleId="TOCHeading">
    <w:name w:val="TOC Heading"/>
    <w:basedOn w:val="Heading1"/>
    <w:next w:val="Normal"/>
    <w:uiPriority w:val="39"/>
    <w:unhideWhenUsed/>
    <w:qFormat/>
    <w:rsid w:val="00B316D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316D3"/>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B316D3"/>
    <w:pPr>
      <w:tabs>
        <w:tab w:val="right" w:leader="dot" w:pos="9350"/>
      </w:tabs>
      <w:spacing w:after="100" w:line="259" w:lineRule="auto"/>
    </w:pPr>
    <w:rPr>
      <w:rFonts w:ascii="Times New Roman" w:eastAsiaTheme="minorEastAsia" w:hAnsi="Times New Roman" w:cs="Times New Roman"/>
      <w:b/>
      <w:bCs/>
      <w:noProof/>
      <w:kern w:val="0"/>
      <w14:ligatures w14:val="none"/>
    </w:rPr>
  </w:style>
  <w:style w:type="paragraph" w:styleId="TOC3">
    <w:name w:val="toc 3"/>
    <w:basedOn w:val="Normal"/>
    <w:next w:val="Normal"/>
    <w:autoRedefine/>
    <w:uiPriority w:val="39"/>
    <w:unhideWhenUsed/>
    <w:rsid w:val="00B316D3"/>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B316D3"/>
    <w:rPr>
      <w:color w:val="467886" w:themeColor="hyperlink"/>
      <w:u w:val="single"/>
    </w:rPr>
  </w:style>
  <w:style w:type="table" w:styleId="TableGrid">
    <w:name w:val="Table Grid"/>
    <w:basedOn w:val="TableNormal"/>
    <w:uiPriority w:val="39"/>
    <w:rsid w:val="00764F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85DB8"/>
    <w:pPr>
      <w:spacing w:after="200" w:line="240" w:lineRule="auto"/>
    </w:pPr>
    <w:rPr>
      <w:i/>
      <w:iCs/>
      <w:color w:val="0E2841" w:themeColor="text2"/>
      <w:sz w:val="18"/>
      <w:szCs w:val="18"/>
    </w:rPr>
  </w:style>
  <w:style w:type="paragraph" w:customStyle="1" w:styleId="EndNoteBibliographyTitle">
    <w:name w:val="EndNote Bibliography Title"/>
    <w:basedOn w:val="Normal"/>
    <w:link w:val="EndNoteBibliographyTitleChar"/>
    <w:rsid w:val="003A2022"/>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3A2022"/>
    <w:rPr>
      <w:rFonts w:ascii="Aptos" w:hAnsi="Aptos"/>
      <w:noProof/>
    </w:rPr>
  </w:style>
  <w:style w:type="paragraph" w:customStyle="1" w:styleId="EndNoteBibliography">
    <w:name w:val="EndNote Bibliography"/>
    <w:basedOn w:val="Normal"/>
    <w:link w:val="EndNoteBibliographyChar"/>
    <w:rsid w:val="003A2022"/>
    <w:pPr>
      <w:spacing w:line="240" w:lineRule="auto"/>
      <w:jc w:val="both"/>
    </w:pPr>
    <w:rPr>
      <w:rFonts w:ascii="Aptos" w:hAnsi="Aptos"/>
      <w:noProof/>
    </w:rPr>
  </w:style>
  <w:style w:type="character" w:customStyle="1" w:styleId="EndNoteBibliographyChar">
    <w:name w:val="EndNote Bibliography Char"/>
    <w:basedOn w:val="DefaultParagraphFont"/>
    <w:link w:val="EndNoteBibliography"/>
    <w:rsid w:val="003A2022"/>
    <w:rPr>
      <w:rFonts w:ascii="Aptos" w:hAnsi="Aptos"/>
      <w:noProof/>
    </w:rPr>
  </w:style>
  <w:style w:type="paragraph" w:styleId="TableofFigures">
    <w:name w:val="table of figures"/>
    <w:basedOn w:val="Normal"/>
    <w:next w:val="Normal"/>
    <w:uiPriority w:val="99"/>
    <w:unhideWhenUsed/>
    <w:rsid w:val="00F95EAB"/>
    <w:pPr>
      <w:spacing w:after="0"/>
    </w:pPr>
    <w:rPr>
      <w:i/>
      <w:iCs/>
      <w:sz w:val="20"/>
      <w:szCs w:val="20"/>
    </w:rPr>
  </w:style>
  <w:style w:type="paragraph" w:styleId="Revision">
    <w:name w:val="Revision"/>
    <w:hidden/>
    <w:uiPriority w:val="99"/>
    <w:semiHidden/>
    <w:rsid w:val="00D3148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95283">
      <w:bodyDiv w:val="1"/>
      <w:marLeft w:val="0"/>
      <w:marRight w:val="0"/>
      <w:marTop w:val="0"/>
      <w:marBottom w:val="0"/>
      <w:divBdr>
        <w:top w:val="none" w:sz="0" w:space="0" w:color="auto"/>
        <w:left w:val="none" w:sz="0" w:space="0" w:color="auto"/>
        <w:bottom w:val="none" w:sz="0" w:space="0" w:color="auto"/>
        <w:right w:val="none" w:sz="0" w:space="0" w:color="auto"/>
      </w:divBdr>
    </w:div>
    <w:div w:id="118648586">
      <w:bodyDiv w:val="1"/>
      <w:marLeft w:val="0"/>
      <w:marRight w:val="0"/>
      <w:marTop w:val="0"/>
      <w:marBottom w:val="0"/>
      <w:divBdr>
        <w:top w:val="none" w:sz="0" w:space="0" w:color="auto"/>
        <w:left w:val="none" w:sz="0" w:space="0" w:color="auto"/>
        <w:bottom w:val="none" w:sz="0" w:space="0" w:color="auto"/>
        <w:right w:val="none" w:sz="0" w:space="0" w:color="auto"/>
      </w:divBdr>
    </w:div>
    <w:div w:id="260071882">
      <w:bodyDiv w:val="1"/>
      <w:marLeft w:val="0"/>
      <w:marRight w:val="0"/>
      <w:marTop w:val="0"/>
      <w:marBottom w:val="0"/>
      <w:divBdr>
        <w:top w:val="none" w:sz="0" w:space="0" w:color="auto"/>
        <w:left w:val="none" w:sz="0" w:space="0" w:color="auto"/>
        <w:bottom w:val="none" w:sz="0" w:space="0" w:color="auto"/>
        <w:right w:val="none" w:sz="0" w:space="0" w:color="auto"/>
      </w:divBdr>
    </w:div>
    <w:div w:id="290986053">
      <w:bodyDiv w:val="1"/>
      <w:marLeft w:val="0"/>
      <w:marRight w:val="0"/>
      <w:marTop w:val="0"/>
      <w:marBottom w:val="0"/>
      <w:divBdr>
        <w:top w:val="none" w:sz="0" w:space="0" w:color="auto"/>
        <w:left w:val="none" w:sz="0" w:space="0" w:color="auto"/>
        <w:bottom w:val="none" w:sz="0" w:space="0" w:color="auto"/>
        <w:right w:val="none" w:sz="0" w:space="0" w:color="auto"/>
      </w:divBdr>
    </w:div>
    <w:div w:id="353000969">
      <w:bodyDiv w:val="1"/>
      <w:marLeft w:val="0"/>
      <w:marRight w:val="0"/>
      <w:marTop w:val="0"/>
      <w:marBottom w:val="0"/>
      <w:divBdr>
        <w:top w:val="none" w:sz="0" w:space="0" w:color="auto"/>
        <w:left w:val="none" w:sz="0" w:space="0" w:color="auto"/>
        <w:bottom w:val="none" w:sz="0" w:space="0" w:color="auto"/>
        <w:right w:val="none" w:sz="0" w:space="0" w:color="auto"/>
      </w:divBdr>
    </w:div>
    <w:div w:id="385569569">
      <w:bodyDiv w:val="1"/>
      <w:marLeft w:val="0"/>
      <w:marRight w:val="0"/>
      <w:marTop w:val="0"/>
      <w:marBottom w:val="0"/>
      <w:divBdr>
        <w:top w:val="none" w:sz="0" w:space="0" w:color="auto"/>
        <w:left w:val="none" w:sz="0" w:space="0" w:color="auto"/>
        <w:bottom w:val="none" w:sz="0" w:space="0" w:color="auto"/>
        <w:right w:val="none" w:sz="0" w:space="0" w:color="auto"/>
      </w:divBdr>
    </w:div>
    <w:div w:id="547881773">
      <w:bodyDiv w:val="1"/>
      <w:marLeft w:val="0"/>
      <w:marRight w:val="0"/>
      <w:marTop w:val="0"/>
      <w:marBottom w:val="0"/>
      <w:divBdr>
        <w:top w:val="none" w:sz="0" w:space="0" w:color="auto"/>
        <w:left w:val="none" w:sz="0" w:space="0" w:color="auto"/>
        <w:bottom w:val="none" w:sz="0" w:space="0" w:color="auto"/>
        <w:right w:val="none" w:sz="0" w:space="0" w:color="auto"/>
      </w:divBdr>
    </w:div>
    <w:div w:id="561529048">
      <w:bodyDiv w:val="1"/>
      <w:marLeft w:val="0"/>
      <w:marRight w:val="0"/>
      <w:marTop w:val="0"/>
      <w:marBottom w:val="0"/>
      <w:divBdr>
        <w:top w:val="none" w:sz="0" w:space="0" w:color="auto"/>
        <w:left w:val="none" w:sz="0" w:space="0" w:color="auto"/>
        <w:bottom w:val="none" w:sz="0" w:space="0" w:color="auto"/>
        <w:right w:val="none" w:sz="0" w:space="0" w:color="auto"/>
      </w:divBdr>
    </w:div>
    <w:div w:id="578758815">
      <w:bodyDiv w:val="1"/>
      <w:marLeft w:val="0"/>
      <w:marRight w:val="0"/>
      <w:marTop w:val="0"/>
      <w:marBottom w:val="0"/>
      <w:divBdr>
        <w:top w:val="none" w:sz="0" w:space="0" w:color="auto"/>
        <w:left w:val="none" w:sz="0" w:space="0" w:color="auto"/>
        <w:bottom w:val="none" w:sz="0" w:space="0" w:color="auto"/>
        <w:right w:val="none" w:sz="0" w:space="0" w:color="auto"/>
      </w:divBdr>
    </w:div>
    <w:div w:id="639579956">
      <w:bodyDiv w:val="1"/>
      <w:marLeft w:val="0"/>
      <w:marRight w:val="0"/>
      <w:marTop w:val="0"/>
      <w:marBottom w:val="0"/>
      <w:divBdr>
        <w:top w:val="none" w:sz="0" w:space="0" w:color="auto"/>
        <w:left w:val="none" w:sz="0" w:space="0" w:color="auto"/>
        <w:bottom w:val="none" w:sz="0" w:space="0" w:color="auto"/>
        <w:right w:val="none" w:sz="0" w:space="0" w:color="auto"/>
      </w:divBdr>
    </w:div>
    <w:div w:id="669797234">
      <w:bodyDiv w:val="1"/>
      <w:marLeft w:val="0"/>
      <w:marRight w:val="0"/>
      <w:marTop w:val="0"/>
      <w:marBottom w:val="0"/>
      <w:divBdr>
        <w:top w:val="none" w:sz="0" w:space="0" w:color="auto"/>
        <w:left w:val="none" w:sz="0" w:space="0" w:color="auto"/>
        <w:bottom w:val="none" w:sz="0" w:space="0" w:color="auto"/>
        <w:right w:val="none" w:sz="0" w:space="0" w:color="auto"/>
      </w:divBdr>
    </w:div>
    <w:div w:id="707682331">
      <w:bodyDiv w:val="1"/>
      <w:marLeft w:val="0"/>
      <w:marRight w:val="0"/>
      <w:marTop w:val="0"/>
      <w:marBottom w:val="0"/>
      <w:divBdr>
        <w:top w:val="none" w:sz="0" w:space="0" w:color="auto"/>
        <w:left w:val="none" w:sz="0" w:space="0" w:color="auto"/>
        <w:bottom w:val="none" w:sz="0" w:space="0" w:color="auto"/>
        <w:right w:val="none" w:sz="0" w:space="0" w:color="auto"/>
      </w:divBdr>
    </w:div>
    <w:div w:id="722296397">
      <w:bodyDiv w:val="1"/>
      <w:marLeft w:val="0"/>
      <w:marRight w:val="0"/>
      <w:marTop w:val="0"/>
      <w:marBottom w:val="0"/>
      <w:divBdr>
        <w:top w:val="none" w:sz="0" w:space="0" w:color="auto"/>
        <w:left w:val="none" w:sz="0" w:space="0" w:color="auto"/>
        <w:bottom w:val="none" w:sz="0" w:space="0" w:color="auto"/>
        <w:right w:val="none" w:sz="0" w:space="0" w:color="auto"/>
      </w:divBdr>
    </w:div>
    <w:div w:id="730735829">
      <w:bodyDiv w:val="1"/>
      <w:marLeft w:val="0"/>
      <w:marRight w:val="0"/>
      <w:marTop w:val="0"/>
      <w:marBottom w:val="0"/>
      <w:divBdr>
        <w:top w:val="none" w:sz="0" w:space="0" w:color="auto"/>
        <w:left w:val="none" w:sz="0" w:space="0" w:color="auto"/>
        <w:bottom w:val="none" w:sz="0" w:space="0" w:color="auto"/>
        <w:right w:val="none" w:sz="0" w:space="0" w:color="auto"/>
      </w:divBdr>
    </w:div>
    <w:div w:id="776295389">
      <w:bodyDiv w:val="1"/>
      <w:marLeft w:val="0"/>
      <w:marRight w:val="0"/>
      <w:marTop w:val="0"/>
      <w:marBottom w:val="0"/>
      <w:divBdr>
        <w:top w:val="none" w:sz="0" w:space="0" w:color="auto"/>
        <w:left w:val="none" w:sz="0" w:space="0" w:color="auto"/>
        <w:bottom w:val="none" w:sz="0" w:space="0" w:color="auto"/>
        <w:right w:val="none" w:sz="0" w:space="0" w:color="auto"/>
      </w:divBdr>
    </w:div>
    <w:div w:id="783618239">
      <w:bodyDiv w:val="1"/>
      <w:marLeft w:val="0"/>
      <w:marRight w:val="0"/>
      <w:marTop w:val="0"/>
      <w:marBottom w:val="0"/>
      <w:divBdr>
        <w:top w:val="none" w:sz="0" w:space="0" w:color="auto"/>
        <w:left w:val="none" w:sz="0" w:space="0" w:color="auto"/>
        <w:bottom w:val="none" w:sz="0" w:space="0" w:color="auto"/>
        <w:right w:val="none" w:sz="0" w:space="0" w:color="auto"/>
      </w:divBdr>
    </w:div>
    <w:div w:id="803084602">
      <w:bodyDiv w:val="1"/>
      <w:marLeft w:val="0"/>
      <w:marRight w:val="0"/>
      <w:marTop w:val="0"/>
      <w:marBottom w:val="0"/>
      <w:divBdr>
        <w:top w:val="none" w:sz="0" w:space="0" w:color="auto"/>
        <w:left w:val="none" w:sz="0" w:space="0" w:color="auto"/>
        <w:bottom w:val="none" w:sz="0" w:space="0" w:color="auto"/>
        <w:right w:val="none" w:sz="0" w:space="0" w:color="auto"/>
      </w:divBdr>
    </w:div>
    <w:div w:id="835341782">
      <w:bodyDiv w:val="1"/>
      <w:marLeft w:val="0"/>
      <w:marRight w:val="0"/>
      <w:marTop w:val="0"/>
      <w:marBottom w:val="0"/>
      <w:divBdr>
        <w:top w:val="none" w:sz="0" w:space="0" w:color="auto"/>
        <w:left w:val="none" w:sz="0" w:space="0" w:color="auto"/>
        <w:bottom w:val="none" w:sz="0" w:space="0" w:color="auto"/>
        <w:right w:val="none" w:sz="0" w:space="0" w:color="auto"/>
      </w:divBdr>
    </w:div>
    <w:div w:id="852962755">
      <w:bodyDiv w:val="1"/>
      <w:marLeft w:val="0"/>
      <w:marRight w:val="0"/>
      <w:marTop w:val="0"/>
      <w:marBottom w:val="0"/>
      <w:divBdr>
        <w:top w:val="none" w:sz="0" w:space="0" w:color="auto"/>
        <w:left w:val="none" w:sz="0" w:space="0" w:color="auto"/>
        <w:bottom w:val="none" w:sz="0" w:space="0" w:color="auto"/>
        <w:right w:val="none" w:sz="0" w:space="0" w:color="auto"/>
      </w:divBdr>
    </w:div>
    <w:div w:id="906307701">
      <w:bodyDiv w:val="1"/>
      <w:marLeft w:val="0"/>
      <w:marRight w:val="0"/>
      <w:marTop w:val="0"/>
      <w:marBottom w:val="0"/>
      <w:divBdr>
        <w:top w:val="none" w:sz="0" w:space="0" w:color="auto"/>
        <w:left w:val="none" w:sz="0" w:space="0" w:color="auto"/>
        <w:bottom w:val="none" w:sz="0" w:space="0" w:color="auto"/>
        <w:right w:val="none" w:sz="0" w:space="0" w:color="auto"/>
      </w:divBdr>
    </w:div>
    <w:div w:id="923951425">
      <w:bodyDiv w:val="1"/>
      <w:marLeft w:val="0"/>
      <w:marRight w:val="0"/>
      <w:marTop w:val="0"/>
      <w:marBottom w:val="0"/>
      <w:divBdr>
        <w:top w:val="none" w:sz="0" w:space="0" w:color="auto"/>
        <w:left w:val="none" w:sz="0" w:space="0" w:color="auto"/>
        <w:bottom w:val="none" w:sz="0" w:space="0" w:color="auto"/>
        <w:right w:val="none" w:sz="0" w:space="0" w:color="auto"/>
      </w:divBdr>
    </w:div>
    <w:div w:id="945625379">
      <w:bodyDiv w:val="1"/>
      <w:marLeft w:val="0"/>
      <w:marRight w:val="0"/>
      <w:marTop w:val="0"/>
      <w:marBottom w:val="0"/>
      <w:divBdr>
        <w:top w:val="none" w:sz="0" w:space="0" w:color="auto"/>
        <w:left w:val="none" w:sz="0" w:space="0" w:color="auto"/>
        <w:bottom w:val="none" w:sz="0" w:space="0" w:color="auto"/>
        <w:right w:val="none" w:sz="0" w:space="0" w:color="auto"/>
      </w:divBdr>
    </w:div>
    <w:div w:id="1161920452">
      <w:bodyDiv w:val="1"/>
      <w:marLeft w:val="0"/>
      <w:marRight w:val="0"/>
      <w:marTop w:val="0"/>
      <w:marBottom w:val="0"/>
      <w:divBdr>
        <w:top w:val="none" w:sz="0" w:space="0" w:color="auto"/>
        <w:left w:val="none" w:sz="0" w:space="0" w:color="auto"/>
        <w:bottom w:val="none" w:sz="0" w:space="0" w:color="auto"/>
        <w:right w:val="none" w:sz="0" w:space="0" w:color="auto"/>
      </w:divBdr>
    </w:div>
    <w:div w:id="1280531875">
      <w:bodyDiv w:val="1"/>
      <w:marLeft w:val="0"/>
      <w:marRight w:val="0"/>
      <w:marTop w:val="0"/>
      <w:marBottom w:val="0"/>
      <w:divBdr>
        <w:top w:val="none" w:sz="0" w:space="0" w:color="auto"/>
        <w:left w:val="none" w:sz="0" w:space="0" w:color="auto"/>
        <w:bottom w:val="none" w:sz="0" w:space="0" w:color="auto"/>
        <w:right w:val="none" w:sz="0" w:space="0" w:color="auto"/>
      </w:divBdr>
    </w:div>
    <w:div w:id="1368722130">
      <w:bodyDiv w:val="1"/>
      <w:marLeft w:val="0"/>
      <w:marRight w:val="0"/>
      <w:marTop w:val="0"/>
      <w:marBottom w:val="0"/>
      <w:divBdr>
        <w:top w:val="none" w:sz="0" w:space="0" w:color="auto"/>
        <w:left w:val="none" w:sz="0" w:space="0" w:color="auto"/>
        <w:bottom w:val="none" w:sz="0" w:space="0" w:color="auto"/>
        <w:right w:val="none" w:sz="0" w:space="0" w:color="auto"/>
      </w:divBdr>
    </w:div>
    <w:div w:id="1418136468">
      <w:bodyDiv w:val="1"/>
      <w:marLeft w:val="0"/>
      <w:marRight w:val="0"/>
      <w:marTop w:val="0"/>
      <w:marBottom w:val="0"/>
      <w:divBdr>
        <w:top w:val="none" w:sz="0" w:space="0" w:color="auto"/>
        <w:left w:val="none" w:sz="0" w:space="0" w:color="auto"/>
        <w:bottom w:val="none" w:sz="0" w:space="0" w:color="auto"/>
        <w:right w:val="none" w:sz="0" w:space="0" w:color="auto"/>
      </w:divBdr>
    </w:div>
    <w:div w:id="1460563173">
      <w:bodyDiv w:val="1"/>
      <w:marLeft w:val="0"/>
      <w:marRight w:val="0"/>
      <w:marTop w:val="0"/>
      <w:marBottom w:val="0"/>
      <w:divBdr>
        <w:top w:val="none" w:sz="0" w:space="0" w:color="auto"/>
        <w:left w:val="none" w:sz="0" w:space="0" w:color="auto"/>
        <w:bottom w:val="none" w:sz="0" w:space="0" w:color="auto"/>
        <w:right w:val="none" w:sz="0" w:space="0" w:color="auto"/>
      </w:divBdr>
    </w:div>
    <w:div w:id="1470322541">
      <w:bodyDiv w:val="1"/>
      <w:marLeft w:val="0"/>
      <w:marRight w:val="0"/>
      <w:marTop w:val="0"/>
      <w:marBottom w:val="0"/>
      <w:divBdr>
        <w:top w:val="none" w:sz="0" w:space="0" w:color="auto"/>
        <w:left w:val="none" w:sz="0" w:space="0" w:color="auto"/>
        <w:bottom w:val="none" w:sz="0" w:space="0" w:color="auto"/>
        <w:right w:val="none" w:sz="0" w:space="0" w:color="auto"/>
      </w:divBdr>
    </w:div>
    <w:div w:id="1688942901">
      <w:bodyDiv w:val="1"/>
      <w:marLeft w:val="0"/>
      <w:marRight w:val="0"/>
      <w:marTop w:val="0"/>
      <w:marBottom w:val="0"/>
      <w:divBdr>
        <w:top w:val="none" w:sz="0" w:space="0" w:color="auto"/>
        <w:left w:val="none" w:sz="0" w:space="0" w:color="auto"/>
        <w:bottom w:val="none" w:sz="0" w:space="0" w:color="auto"/>
        <w:right w:val="none" w:sz="0" w:space="0" w:color="auto"/>
      </w:divBdr>
    </w:div>
    <w:div w:id="1700741968">
      <w:bodyDiv w:val="1"/>
      <w:marLeft w:val="0"/>
      <w:marRight w:val="0"/>
      <w:marTop w:val="0"/>
      <w:marBottom w:val="0"/>
      <w:divBdr>
        <w:top w:val="none" w:sz="0" w:space="0" w:color="auto"/>
        <w:left w:val="none" w:sz="0" w:space="0" w:color="auto"/>
        <w:bottom w:val="none" w:sz="0" w:space="0" w:color="auto"/>
        <w:right w:val="none" w:sz="0" w:space="0" w:color="auto"/>
      </w:divBdr>
    </w:div>
    <w:div w:id="1758597612">
      <w:bodyDiv w:val="1"/>
      <w:marLeft w:val="0"/>
      <w:marRight w:val="0"/>
      <w:marTop w:val="0"/>
      <w:marBottom w:val="0"/>
      <w:divBdr>
        <w:top w:val="none" w:sz="0" w:space="0" w:color="auto"/>
        <w:left w:val="none" w:sz="0" w:space="0" w:color="auto"/>
        <w:bottom w:val="none" w:sz="0" w:space="0" w:color="auto"/>
        <w:right w:val="none" w:sz="0" w:space="0" w:color="auto"/>
      </w:divBdr>
    </w:div>
    <w:div w:id="1801609878">
      <w:bodyDiv w:val="1"/>
      <w:marLeft w:val="0"/>
      <w:marRight w:val="0"/>
      <w:marTop w:val="0"/>
      <w:marBottom w:val="0"/>
      <w:divBdr>
        <w:top w:val="none" w:sz="0" w:space="0" w:color="auto"/>
        <w:left w:val="none" w:sz="0" w:space="0" w:color="auto"/>
        <w:bottom w:val="none" w:sz="0" w:space="0" w:color="auto"/>
        <w:right w:val="none" w:sz="0" w:space="0" w:color="auto"/>
      </w:divBdr>
    </w:div>
    <w:div w:id="1833523590">
      <w:bodyDiv w:val="1"/>
      <w:marLeft w:val="0"/>
      <w:marRight w:val="0"/>
      <w:marTop w:val="0"/>
      <w:marBottom w:val="0"/>
      <w:divBdr>
        <w:top w:val="none" w:sz="0" w:space="0" w:color="auto"/>
        <w:left w:val="none" w:sz="0" w:space="0" w:color="auto"/>
        <w:bottom w:val="none" w:sz="0" w:space="0" w:color="auto"/>
        <w:right w:val="none" w:sz="0" w:space="0" w:color="auto"/>
      </w:divBdr>
    </w:div>
    <w:div w:id="1924296947">
      <w:bodyDiv w:val="1"/>
      <w:marLeft w:val="0"/>
      <w:marRight w:val="0"/>
      <w:marTop w:val="0"/>
      <w:marBottom w:val="0"/>
      <w:divBdr>
        <w:top w:val="none" w:sz="0" w:space="0" w:color="auto"/>
        <w:left w:val="none" w:sz="0" w:space="0" w:color="auto"/>
        <w:bottom w:val="none" w:sz="0" w:space="0" w:color="auto"/>
        <w:right w:val="none" w:sz="0" w:space="0" w:color="auto"/>
      </w:divBdr>
    </w:div>
    <w:div w:id="1927615069">
      <w:bodyDiv w:val="1"/>
      <w:marLeft w:val="0"/>
      <w:marRight w:val="0"/>
      <w:marTop w:val="0"/>
      <w:marBottom w:val="0"/>
      <w:divBdr>
        <w:top w:val="none" w:sz="0" w:space="0" w:color="auto"/>
        <w:left w:val="none" w:sz="0" w:space="0" w:color="auto"/>
        <w:bottom w:val="none" w:sz="0" w:space="0" w:color="auto"/>
        <w:right w:val="none" w:sz="0" w:space="0" w:color="auto"/>
      </w:divBdr>
    </w:div>
    <w:div w:id="1937245781">
      <w:bodyDiv w:val="1"/>
      <w:marLeft w:val="0"/>
      <w:marRight w:val="0"/>
      <w:marTop w:val="0"/>
      <w:marBottom w:val="0"/>
      <w:divBdr>
        <w:top w:val="none" w:sz="0" w:space="0" w:color="auto"/>
        <w:left w:val="none" w:sz="0" w:space="0" w:color="auto"/>
        <w:bottom w:val="none" w:sz="0" w:space="0" w:color="auto"/>
        <w:right w:val="none" w:sz="0" w:space="0" w:color="auto"/>
      </w:divBdr>
    </w:div>
    <w:div w:id="1946308992">
      <w:bodyDiv w:val="1"/>
      <w:marLeft w:val="0"/>
      <w:marRight w:val="0"/>
      <w:marTop w:val="0"/>
      <w:marBottom w:val="0"/>
      <w:divBdr>
        <w:top w:val="none" w:sz="0" w:space="0" w:color="auto"/>
        <w:left w:val="none" w:sz="0" w:space="0" w:color="auto"/>
        <w:bottom w:val="none" w:sz="0" w:space="0" w:color="auto"/>
        <w:right w:val="none" w:sz="0" w:space="0" w:color="auto"/>
      </w:divBdr>
    </w:div>
    <w:div w:id="1970084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jpe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8" Type="http://schemas.openxmlformats.org/officeDocument/2006/relationships/image" Target="media/image1.png"/><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7.png"/><Relationship Id="rId25" Type="http://schemas.openxmlformats.org/officeDocument/2006/relationships/image" Target="media/image15.jpe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8B100-2030-4345-81FE-04D07E9F9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90</Pages>
  <Words>17994</Words>
  <Characters>102570</Characters>
  <Application>Microsoft Office Word</Application>
  <DocSecurity>0</DocSecurity>
  <Lines>854</Lines>
  <Paragraphs>240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Areeba Nazim</dc:creator>
  <cp:keywords/>
  <dc:description/>
  <cp:lastModifiedBy>Dr. Farrukh Zeeshan</cp:lastModifiedBy>
  <cp:revision>333</cp:revision>
  <cp:lastPrinted>2025-06-16T14:20:00Z</cp:lastPrinted>
  <dcterms:created xsi:type="dcterms:W3CDTF">2025-04-10T15:24:00Z</dcterms:created>
  <dcterms:modified xsi:type="dcterms:W3CDTF">2025-09-08T10:35:00Z</dcterms:modified>
</cp:coreProperties>
</file>